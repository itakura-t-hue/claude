
<file path=[Content_Types].xml><?xml version="1.0" encoding="utf-8"?>
<Types xmlns="http://schemas.openxmlformats.org/package/2006/content-types">
  <Default Extension="jpg" ContentType="image/jpeg"/>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363A2" w14:textId="77777777" w:rsidR="00F06229" w:rsidRDefault="00000000" w:rsidP="005B5B2E">
      <w:pPr>
        <w:pStyle w:val="a3"/>
        <w:rPr>
          <w:rFonts w:asciiTheme="minorEastAsia" w:eastAsiaTheme="minorEastAsia" w:hAnsiTheme="minorEastAsia"/>
        </w:rPr>
      </w:pPr>
      <w:bookmarkStart w:id="0" w:name="_vkt22ahbo1de" w:colFirst="0" w:colLast="0"/>
      <w:bookmarkEnd w:id="0"/>
      <w:r>
        <w:rPr>
          <w:rFonts w:asciiTheme="minorEastAsia" w:eastAsiaTheme="minorEastAsia" w:hAnsiTheme="minorEastAsia" w:hint="eastAsia"/>
        </w:rPr>
        <w:t>【</w:t>
      </w:r>
      <w:r>
        <w:rPr>
          <w:rFonts w:asciiTheme="minorEastAsia" w:eastAsiaTheme="minorEastAsia" w:hAnsiTheme="minorEastAsia" w:cs="Arial Unicode MS"/>
        </w:rPr>
        <w:t>2026</w:t>
      </w:r>
      <w:r>
        <w:rPr>
          <w:rFonts w:asciiTheme="minorEastAsia" w:eastAsiaTheme="minorEastAsia" w:hAnsiTheme="minorEastAsia" w:hint="eastAsia"/>
        </w:rPr>
        <w:t>年版】刻印・傷があっても結婚指輪は売れる｜買取相場と安心して手放す方法</w:t>
      </w:r>
    </w:p>
    <w:p w14:paraId="612B3423" w14:textId="1EE4CA9E" w:rsidR="009E78C8" w:rsidRPr="009E78C8" w:rsidRDefault="009E78C8" w:rsidP="009E78C8">
      <w:r>
        <w:rPr>
          <w:rFonts w:hint="eastAsia"/>
          <w:noProof/>
          <w:lang w:val="ja-JP"/>
        </w:rPr>
        <w:drawing>
          <wp:inline distT="0" distB="0" distL="0" distR="0" wp14:anchorId="4A3DE3D8" wp14:editId="5E1EFA5A">
            <wp:extent cx="5401945" cy="3602990"/>
            <wp:effectExtent l="0" t="0" r="8255" b="0"/>
            <wp:docPr id="1785346561" name="図 1" descr="カップ, コーヒー, テーブル, 座る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6561" name="図 1" descr="カップ, コーヒー, テーブル, 座る が含まれている画像  自動的に生成された説明"/>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1945" cy="3602990"/>
                    </a:xfrm>
                    <a:prstGeom prst="rect">
                      <a:avLst/>
                    </a:prstGeom>
                  </pic:spPr>
                </pic:pic>
              </a:graphicData>
            </a:graphic>
          </wp:inline>
        </w:drawing>
      </w:r>
    </w:p>
    <w:p w14:paraId="652212BE" w14:textId="30C9CE34" w:rsidR="00F06229" w:rsidRPr="005B5B2E" w:rsidRDefault="00000000">
      <w:pPr>
        <w:spacing w:before="240" w:after="240"/>
        <w:rPr>
          <w:rFonts w:asciiTheme="minorEastAsia" w:hAnsiTheme="minorEastAsia"/>
        </w:rPr>
      </w:pPr>
      <w:commentRangeStart w:id="1"/>
      <w:r>
        <w:rPr>
          <w:rFonts w:asciiTheme="minorEastAsia" w:hAnsiTheme="minorEastAsia" w:cs="ＭＳ 明朝" w:hint="eastAsia"/>
        </w:rPr>
        <w:t>結婚指輪を売ろうかどうか迷っている方の中には、「離婚したからといって指輪を売るのは後ろめたい」「刻印が入っているから買い取ってもらえないのでは」と不安を感じる方も少なくありません。</w:t>
      </w:r>
      <w:commentRangeEnd w:id="1"/>
      <w:r>
        <w:rPr>
          <w:rStyle w:val="ad"/>
          <w:rFonts w:asciiTheme="minorEastAsia" w:hAnsiTheme="minorEastAsia"/>
          <w:sz w:val="20"/>
          <w:szCs w:val="20"/>
        </w:rPr>
        <w:commentReference w:id="1"/>
      </w:r>
    </w:p>
    <w:p w14:paraId="6735FB82" w14:textId="77777777" w:rsidR="00F06229" w:rsidRPr="005B5B2E" w:rsidRDefault="00000000">
      <w:pPr>
        <w:spacing w:before="240" w:after="240"/>
        <w:rPr>
          <w:rFonts w:asciiTheme="minorEastAsia" w:hAnsiTheme="minorEastAsia"/>
        </w:rPr>
      </w:pPr>
      <w:commentRangeStart w:id="2"/>
      <w:r>
        <w:rPr>
          <w:rFonts w:asciiTheme="minorEastAsia" w:hAnsiTheme="minorEastAsia" w:cs="ＭＳ 明朝" w:hint="eastAsia"/>
        </w:rPr>
        <w:t>結論からお伝えすると、結婚指輪は刻印や傷があっても問題なく買取可能です。買取価格は素材そのものの価値で決まるため、イニシャルや記念日が刻まれていても査定額に大きな影響はありません。</w:t>
      </w:r>
      <w:commentRangeEnd w:id="2"/>
      <w:r>
        <w:rPr>
          <w:rStyle w:val="ad"/>
          <w:rFonts w:asciiTheme="minorEastAsia" w:hAnsiTheme="minorEastAsia"/>
          <w:sz w:val="20"/>
          <w:szCs w:val="20"/>
        </w:rPr>
        <w:commentReference w:id="2"/>
      </w:r>
    </w:p>
    <w:p w14:paraId="1CFE8711"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この記事では、結婚指輪の売却を検討している方に向けて、心理的なハードルの解消から具体的な買取相場、プライバシーへの配慮まで詳しく解説します。「実際にいくらで売れるのか」を知りたい方も、ぜひ参考にしてください。</w:t>
      </w:r>
    </w:p>
    <w:p w14:paraId="6B904CAC" w14:textId="77777777" w:rsidR="00F06229" w:rsidRPr="005B5B2E" w:rsidRDefault="00000000">
      <w:pPr>
        <w:pStyle w:val="2"/>
        <w:spacing w:after="80"/>
        <w:rPr>
          <w:rFonts w:asciiTheme="minorEastAsia" w:hAnsiTheme="minorEastAsia"/>
        </w:rPr>
      </w:pPr>
      <w:bookmarkStart w:id="3" w:name="_7zu06n1hauvr" w:colFirst="0" w:colLast="0"/>
      <w:bookmarkEnd w:id="3"/>
      <w:r>
        <w:rPr>
          <w:rFonts w:asciiTheme="minorEastAsia" w:hAnsiTheme="minorEastAsia" w:cs="ＭＳ 明朝" w:hint="eastAsia"/>
        </w:rPr>
        <w:lastRenderedPageBreak/>
        <w:t>結婚指輪を売るのは後ろめたいこと？罪悪感を手放す考え方</w:t>
      </w:r>
    </w:p>
    <w:p w14:paraId="19DA56DA"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結婚指輪は人生の大きな節目を象徴する品であり、手放すことに罪悪感や迷いが生じることがあります。離婚や死別といったデリケートな事情を抱えている場合はなおさらでしょう。</w:t>
      </w:r>
    </w:p>
    <w:p w14:paraId="6842A01E" w14:textId="77777777" w:rsidR="00F06229" w:rsidRPr="005B5B2E" w:rsidRDefault="00000000">
      <w:pPr>
        <w:spacing w:before="240" w:after="240"/>
        <w:rPr>
          <w:rFonts w:asciiTheme="minorEastAsia" w:hAnsiTheme="minorEastAsia"/>
        </w:rPr>
      </w:pPr>
      <w:commentRangeStart w:id="4"/>
      <w:r>
        <w:rPr>
          <w:rFonts w:asciiTheme="minorEastAsia" w:hAnsiTheme="minorEastAsia" w:cs="ＭＳ 明朝" w:hint="eastAsia"/>
        </w:rPr>
        <w:t>しかし、結婚指輪の売却は決して特別なことではありません。質店や買取店の解説でも、刻印や傷があっても売却できる旨が案内されています。</w:t>
      </w:r>
      <w:commentRangeEnd w:id="4"/>
      <w:r>
        <w:rPr>
          <w:rStyle w:val="ad"/>
          <w:rFonts w:asciiTheme="minorEastAsia" w:hAnsiTheme="minorEastAsia"/>
          <w:sz w:val="20"/>
          <w:szCs w:val="20"/>
        </w:rPr>
        <w:commentReference w:id="4"/>
      </w:r>
    </w:p>
    <w:p w14:paraId="5F057E35"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むしろ、過去に区切りをつけて新しい一歩を踏み出すための前向きな選択と捉えることもできます。ここでは、売却をためらう主な理由と、罪悪感を和らげる考え方をご紹介します。</w:t>
      </w:r>
    </w:p>
    <w:p w14:paraId="70C792E3" w14:textId="77777777" w:rsidR="00F06229" w:rsidRPr="005B5B2E" w:rsidRDefault="00000000">
      <w:pPr>
        <w:pStyle w:val="3"/>
        <w:spacing w:before="280"/>
        <w:rPr>
          <w:rFonts w:asciiTheme="minorEastAsia" w:hAnsiTheme="minorEastAsia"/>
          <w:color w:val="000000"/>
        </w:rPr>
      </w:pPr>
      <w:bookmarkStart w:id="5" w:name="_3mbzc6t66anm" w:colFirst="0" w:colLast="0"/>
      <w:bookmarkEnd w:id="5"/>
      <w:r>
        <w:rPr>
          <w:rFonts w:asciiTheme="minorEastAsia" w:hAnsiTheme="minorEastAsia" w:cs="ＭＳ 明朝" w:hint="eastAsia"/>
          <w:color w:val="000000"/>
        </w:rPr>
        <w:t>離婚後の結婚指輪は売却しても法律的に問題ない</w:t>
      </w:r>
    </w:p>
    <w:p w14:paraId="335B144A" w14:textId="77777777" w:rsidR="00F06229" w:rsidRPr="005B5B2E" w:rsidRDefault="00000000">
      <w:pPr>
        <w:spacing w:before="240" w:after="240"/>
        <w:rPr>
          <w:rFonts w:asciiTheme="minorEastAsia" w:hAnsiTheme="minorEastAsia"/>
        </w:rPr>
      </w:pPr>
      <w:commentRangeStart w:id="6"/>
      <w:r>
        <w:rPr>
          <w:rFonts w:asciiTheme="minorEastAsia" w:hAnsiTheme="minorEastAsia" w:cs="ＭＳ 明朝" w:hint="eastAsia"/>
        </w:rPr>
        <w:t>離婚後、結婚指輪をどうすべきか悩む方は少なくありません。「元配偶者に返却すべきでは」と考える方もいますが、法律的には婚約指輪・結婚指輪は「贈与（プレゼント）」にあたるため、原則として返却義務はありません。</w:t>
      </w:r>
      <w:commentRangeEnd w:id="6"/>
      <w:r>
        <w:rPr>
          <w:rStyle w:val="ad"/>
          <w:rFonts w:asciiTheme="minorEastAsia" w:hAnsiTheme="minorEastAsia"/>
          <w:sz w:val="20"/>
          <w:szCs w:val="20"/>
        </w:rPr>
        <w:commentReference w:id="6"/>
      </w:r>
    </w:p>
    <w:p w14:paraId="48261E3E" w14:textId="03041BC5" w:rsidR="00F06229" w:rsidRPr="005B5B2E" w:rsidRDefault="00000000">
      <w:pPr>
        <w:spacing w:before="240" w:after="240"/>
        <w:rPr>
          <w:rFonts w:asciiTheme="minorEastAsia" w:hAnsiTheme="minorEastAsia"/>
        </w:rPr>
      </w:pPr>
      <w:commentRangeStart w:id="7"/>
      <w:r>
        <w:rPr>
          <w:rFonts w:asciiTheme="minorEastAsia" w:hAnsiTheme="minorEastAsia" w:cs="ＭＳ 明朝" w:hint="eastAsia"/>
        </w:rPr>
        <w:t>指輪はあなた自身の所有物であり、売却して現金化することも選択肢の一つです。結婚指輪は贈与として特有財産と扱われ、財産分与の対象になりにくいとされています。</w:t>
      </w:r>
      <w:commentRangeEnd w:id="7"/>
      <w:r>
        <w:rPr>
          <w:rStyle w:val="ad"/>
          <w:rFonts w:asciiTheme="minorEastAsia" w:hAnsiTheme="minorEastAsia"/>
          <w:sz w:val="20"/>
          <w:szCs w:val="20"/>
        </w:rPr>
        <w:commentReference w:id="7"/>
      </w:r>
    </w:p>
    <w:p w14:paraId="796315AC"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離婚直後は生活費など金銭面で負担が増えるケースも多いでしょう。指輪を売って得たお金が新生活の資金になることは、経済的に前向きな選択といえます。</w:t>
      </w:r>
    </w:p>
    <w:p w14:paraId="69436FED" w14:textId="77777777" w:rsidR="00F06229" w:rsidRPr="005B5B2E" w:rsidRDefault="00000000">
      <w:pPr>
        <w:pStyle w:val="3"/>
        <w:spacing w:before="280"/>
        <w:rPr>
          <w:rFonts w:asciiTheme="minorEastAsia" w:hAnsiTheme="minorEastAsia"/>
          <w:color w:val="000000"/>
        </w:rPr>
      </w:pPr>
      <w:bookmarkStart w:id="8" w:name="_siuqhv22pb4w" w:colFirst="0" w:colLast="0"/>
      <w:bookmarkEnd w:id="8"/>
      <w:r>
        <w:rPr>
          <w:rFonts w:asciiTheme="minorEastAsia" w:hAnsiTheme="minorEastAsia" w:cs="ＭＳ 明朝" w:hint="eastAsia"/>
          <w:color w:val="000000"/>
        </w:rPr>
        <w:t>死別をきっかけに手放すという前向きな選択</w:t>
      </w:r>
    </w:p>
    <w:p w14:paraId="5B29CE75"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パートナーと死別した後も結婚指輪を身につけ続ける方はいますが、年月が経ち気持ちの整理がついたタイミングで売却を検討する人もいます。</w:t>
      </w:r>
    </w:p>
    <w:p w14:paraId="6DE245E7" w14:textId="1AF184A7" w:rsidR="00F06229" w:rsidRPr="005B5B2E" w:rsidRDefault="00000000">
      <w:pPr>
        <w:spacing w:before="240" w:after="240"/>
        <w:rPr>
          <w:rFonts w:asciiTheme="minorEastAsia" w:hAnsiTheme="minorEastAsia"/>
        </w:rPr>
      </w:pPr>
      <w:r>
        <w:rPr>
          <w:rFonts w:asciiTheme="minorEastAsia" w:hAnsiTheme="minorEastAsia" w:cs="ＭＳ 明朝" w:hint="eastAsia"/>
        </w:rPr>
        <w:t>大切な人との思い出の品を売ることに罪悪感を覚えるかもしれません。しかし、指輪を手放すことは過去への区切りをつけて新しい一歩を踏み出す機会になることもあります。指輪という形あるものがなくなっても、共に過ごした時間や思い出が消えることはありません。</w:t>
      </w:r>
    </w:p>
    <w:p w14:paraId="1CA0A23C" w14:textId="476B3209" w:rsidR="00F06229" w:rsidRPr="005B5B2E" w:rsidRDefault="00000000">
      <w:pPr>
        <w:spacing w:before="240" w:after="240"/>
        <w:rPr>
          <w:rFonts w:asciiTheme="minorEastAsia" w:hAnsiTheme="minorEastAsia"/>
        </w:rPr>
      </w:pPr>
      <w:r>
        <w:rPr>
          <w:rFonts w:asciiTheme="minorEastAsia" w:hAnsiTheme="minorEastAsia" w:cs="ＭＳ 明朝" w:hint="eastAsia"/>
        </w:rPr>
        <w:t>売却して得たお金で故人との思い出をしのびつつ有意義なことに使うなど、前向きな行動につなげる方もいます。</w:t>
      </w:r>
    </w:p>
    <w:p w14:paraId="597CA040" w14:textId="77777777" w:rsidR="00F06229" w:rsidRPr="005B5B2E" w:rsidRDefault="00000000">
      <w:pPr>
        <w:pStyle w:val="3"/>
        <w:spacing w:before="280"/>
        <w:rPr>
          <w:rFonts w:asciiTheme="minorEastAsia" w:hAnsiTheme="minorEastAsia"/>
          <w:color w:val="000000"/>
        </w:rPr>
      </w:pPr>
      <w:bookmarkStart w:id="9" w:name="_z31gagexcedx" w:colFirst="0" w:colLast="0"/>
      <w:bookmarkEnd w:id="9"/>
      <w:r>
        <w:rPr>
          <w:rFonts w:asciiTheme="minorEastAsia" w:hAnsiTheme="minorEastAsia" w:cs="ＭＳ 明朝" w:hint="eastAsia"/>
          <w:color w:val="000000"/>
        </w:rPr>
        <w:t>指輪を持ち続けることが精神的負担になっているなら</w:t>
      </w:r>
    </w:p>
    <w:p w14:paraId="1D1CA9E5"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lastRenderedPageBreak/>
        <w:t>結婚指輪には特別な思い出や感情が込められています。しかし、状況が変わった後にそれを持ち続けることが精神的な負担になる場合もあります。</w:t>
      </w:r>
    </w:p>
    <w:p w14:paraId="6FAE6638"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指輪を見る度に過去を思い出してしまい前に進めないと感じるなら、思い切って手放すことで気持ちが軽くなることもあるでしょう。「指輪を現金化する＝思い出を金銭に換える」ということではなく、過去と決別し未来への準備資金に変えるという捉え方もできます。</w:t>
      </w:r>
    </w:p>
    <w:p w14:paraId="10945CBF" w14:textId="77777777" w:rsidR="00F06229" w:rsidRPr="005B5B2E" w:rsidRDefault="00000000">
      <w:pPr>
        <w:pStyle w:val="2"/>
        <w:spacing w:after="80"/>
        <w:rPr>
          <w:rFonts w:asciiTheme="minorEastAsia" w:hAnsiTheme="minorEastAsia"/>
        </w:rPr>
      </w:pPr>
      <w:bookmarkStart w:id="10" w:name="_8twi3hpn4j84" w:colFirst="0" w:colLast="0"/>
      <w:bookmarkEnd w:id="10"/>
      <w:r>
        <w:rPr>
          <w:rFonts w:asciiTheme="minorEastAsia" w:hAnsiTheme="minorEastAsia" w:cs="ＭＳ 明朝" w:hint="eastAsia"/>
        </w:rPr>
        <w:t>刻印・傷・壊れた指輪でも買取できる理由</w:t>
      </w:r>
    </w:p>
    <w:p w14:paraId="2362ED3C" w14:textId="50482110" w:rsidR="009E78C8" w:rsidRDefault="009E78C8">
      <w:pPr>
        <w:spacing w:before="240" w:after="240"/>
        <w:rPr>
          <w:rFonts w:asciiTheme="minorEastAsia" w:hAnsiTheme="minorEastAsia" w:cs="ＭＳ 明朝"/>
        </w:rPr>
      </w:pPr>
      <w:r>
        <w:rPr>
          <w:rFonts w:asciiTheme="minorEastAsia" w:hAnsiTheme="minorEastAsia" w:cs="ＭＳ 明朝"/>
          <w:noProof/>
          <w:lang w:val="ja-JP"/>
        </w:rPr>
        <w:drawing>
          <wp:inline distT="0" distB="0" distL="0" distR="0" wp14:anchorId="7A295646" wp14:editId="1E7A8A79">
            <wp:extent cx="5401945" cy="3600450"/>
            <wp:effectExtent l="0" t="0" r="8255" b="0"/>
            <wp:docPr id="810507924" name="図 2" descr="屋内, 食品, 少し, テーブル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07924" name="図 2" descr="屋内, 食品, 少し, テーブル が含まれている画像  自動的に生成された説明"/>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1945" cy="3600450"/>
                    </a:xfrm>
                    <a:prstGeom prst="rect">
                      <a:avLst/>
                    </a:prstGeom>
                  </pic:spPr>
                </pic:pic>
              </a:graphicData>
            </a:graphic>
          </wp:inline>
        </w:drawing>
      </w:r>
    </w:p>
    <w:p w14:paraId="26B6BC2B" w14:textId="7ADA4A57" w:rsidR="00F06229" w:rsidRPr="005B5B2E" w:rsidRDefault="00000000">
      <w:pPr>
        <w:spacing w:before="240" w:after="240"/>
        <w:rPr>
          <w:rFonts w:asciiTheme="minorEastAsia" w:hAnsiTheme="minorEastAsia"/>
        </w:rPr>
      </w:pPr>
      <w:r>
        <w:rPr>
          <w:rFonts w:asciiTheme="minorEastAsia" w:hAnsiTheme="minorEastAsia" w:cs="ＭＳ 明朝" w:hint="eastAsia"/>
        </w:rPr>
        <w:t>「イニシャルや記念日の刻印が入っている指輪は売れないのでは？」「傷だらけだから値段がつかないかも」と心配される方は少なくありません。</w:t>
      </w:r>
    </w:p>
    <w:p w14:paraId="4B5D7A9D" w14:textId="766B5709" w:rsidR="00F06229" w:rsidRPr="005B5B2E" w:rsidRDefault="00000000">
      <w:pPr>
        <w:spacing w:before="240" w:after="240"/>
        <w:rPr>
          <w:rFonts w:asciiTheme="minorEastAsia" w:hAnsiTheme="minorEastAsia"/>
        </w:rPr>
      </w:pPr>
      <w:commentRangeStart w:id="11"/>
      <w:r>
        <w:rPr>
          <w:rFonts w:asciiTheme="minorEastAsia" w:hAnsiTheme="minorEastAsia" w:cs="ＭＳ 明朝" w:hint="eastAsia"/>
        </w:rPr>
        <w:t>しかし、結論からいえば、刻印入りでも傷があっても、さらには壊れていても買取は可能です。再販する場合は、加工（研磨）で刻印や小傷を整えるケースがあります。</w:t>
      </w:r>
      <w:commentRangeEnd w:id="11"/>
      <w:r>
        <w:rPr>
          <w:rStyle w:val="ad"/>
          <w:rFonts w:asciiTheme="minorEastAsia" w:hAnsiTheme="minorEastAsia"/>
          <w:sz w:val="20"/>
          <w:szCs w:val="20"/>
        </w:rPr>
        <w:commentReference w:id="11"/>
      </w:r>
    </w:p>
    <w:p w14:paraId="5C35AD54"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また、結婚指輪の多くは金やプラチナといった貴金属で作られており、指輪が変形・切断されていても、素材としての価値は変わりません。なぜこうした状態でも買取できるのか、その理由を詳しく解説します。</w:t>
      </w:r>
    </w:p>
    <w:p w14:paraId="1247569F" w14:textId="77777777" w:rsidR="00F06229" w:rsidRPr="005B5B2E" w:rsidRDefault="00000000">
      <w:pPr>
        <w:pStyle w:val="3"/>
        <w:spacing w:before="280"/>
        <w:rPr>
          <w:rFonts w:asciiTheme="minorEastAsia" w:hAnsiTheme="minorEastAsia"/>
          <w:color w:val="000000"/>
        </w:rPr>
      </w:pPr>
      <w:bookmarkStart w:id="12" w:name="_eeyjryjcatkq" w:colFirst="0" w:colLast="0"/>
      <w:bookmarkEnd w:id="12"/>
      <w:r>
        <w:rPr>
          <w:rFonts w:asciiTheme="minorEastAsia" w:hAnsiTheme="minorEastAsia" w:cs="ＭＳ 明朝" w:hint="eastAsia"/>
          <w:color w:val="000000"/>
        </w:rPr>
        <w:t>イニシャルや記念日の刻印が入っていても問題ない</w:t>
      </w:r>
    </w:p>
    <w:p w14:paraId="55D2C2D7" w14:textId="77777777" w:rsidR="00F06229" w:rsidRPr="005B5B2E" w:rsidRDefault="00000000">
      <w:pPr>
        <w:spacing w:before="240" w:after="240"/>
        <w:rPr>
          <w:rFonts w:asciiTheme="minorEastAsia" w:hAnsiTheme="minorEastAsia"/>
        </w:rPr>
      </w:pPr>
      <w:commentRangeStart w:id="13"/>
      <w:r>
        <w:rPr>
          <w:rFonts w:asciiTheme="minorEastAsia" w:hAnsiTheme="minorEastAsia" w:cs="ＭＳ 明朝" w:hint="eastAsia"/>
        </w:rPr>
        <w:lastRenderedPageBreak/>
        <w:t>結婚指輪や婚約指輪は、刻印の有無にかかわらず多くの場合で買取可能です。専門業者では買取可能なことが多い一方、業態によっては対応が異なる場合もあります。</w:t>
      </w:r>
      <w:commentRangeEnd w:id="13"/>
      <w:r>
        <w:rPr>
          <w:rStyle w:val="ad"/>
          <w:rFonts w:asciiTheme="minorEastAsia" w:hAnsiTheme="minorEastAsia"/>
          <w:sz w:val="20"/>
          <w:szCs w:val="20"/>
        </w:rPr>
        <w:commentReference w:id="13"/>
      </w:r>
    </w:p>
    <w:p w14:paraId="11898AF9"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その理由は、多くの買取店が刻印部分を消す研磨・加工の技術を持っているためです。また、貴金属として素材で査定する場合、刻印の有無が価格に影響することはほとんどありません。</w:t>
      </w:r>
    </w:p>
    <w:p w14:paraId="64A53644" w14:textId="2A9E0686" w:rsidR="00F06229" w:rsidRPr="005B5B2E" w:rsidRDefault="001F5A48">
      <w:pPr>
        <w:spacing w:before="240" w:after="240"/>
        <w:rPr>
          <w:rFonts w:asciiTheme="minorEastAsia" w:hAnsiTheme="minorEastAsia"/>
        </w:rPr>
      </w:pPr>
      <w:r>
        <w:rPr>
          <w:rFonts w:asciiTheme="minorEastAsia" w:hAnsiTheme="minorEastAsia" w:cs="ＭＳ 明朝" w:hint="eastAsia"/>
        </w:rPr>
        <w:t>中古ジュエリーとして再販を見越す場合には刻印を消す手間がかかるため、ブランド品では一部で査定額が下がるケースもあります。一方、素材として売る場合は刻印の有無は査定に影響しません。</w:t>
      </w:r>
    </w:p>
    <w:p w14:paraId="64A53645" w14:textId="2A9E0687" w:rsidR="001F5A48" w:rsidRDefault="001F5A48">
      <w:pPr>
        <w:spacing w:before="240" w:after="240"/>
        <w:rPr>
          <w:rFonts w:asciiTheme="minorEastAsia" w:hAnsiTheme="minorEastAsia"/>
        </w:rPr>
      </w:pPr>
      <w:r>
        <w:rPr>
          <w:rFonts w:asciiTheme="minorEastAsia" w:hAnsiTheme="minorEastAsia" w:cs="ＭＳ 明朝" w:hint="eastAsia"/>
        </w:rPr>
        <w:t>以下は、刻印・傷ありの結婚指輪の買取事例です。素材の種類や重量によって買取価格が異なることが分かります。</w:t>
      </w:r>
    </w:p>
    <w:tbl>
      <w:tblPr>
        <w:tblStyle w:val="a3"/>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00"/>
        <w:gridCol w:w="2100"/>
        <w:gridCol w:w="3960"/>
        <w:gridCol w:w="2700"/>
      </w:tblGrid>
      <w:tr>
        <w:tc>
          <w:tcPr>
            <w:tcW w:w="600" w:type="dxa"/>
            <w:shd w:val="clear" w:color="auto" w:fill="D5E8F0"/>
          </w:tcPr>
          <w:p>
            <w:pPr>
              <w:jc w:val="center"/>
              <w:rPr>
                <w:rFonts w:asciiTheme="minorEastAsia" w:hAnsiTheme="minorEastAsia"/>
                <w:b/>
                <w:sz w:val="20"/>
              </w:rPr>
            </w:pPr>
            <w:r>
              <w:rPr>
                <w:rFonts w:asciiTheme="minorEastAsia" w:hAnsiTheme="minorEastAsia"/>
                <w:b/>
                <w:sz w:val="20"/>
              </w:rPr>
              <w:t>No.</w:t>
            </w:r>
          </w:p>
        </w:tc>
        <w:tc>
          <w:tcPr>
            <w:tcW w:w="2100" w:type="dxa"/>
            <w:shd w:val="clear" w:color="auto" w:fill="D5E8F0"/>
          </w:tcPr>
          <w:p>
            <w:pPr>
              <w:jc w:val="center"/>
              <w:rPr>
                <w:rFonts w:asciiTheme="minorEastAsia" w:hAnsiTheme="minorEastAsia"/>
                <w:b/>
                <w:sz w:val="20"/>
              </w:rPr>
            </w:pPr>
            <w:r>
              <w:rPr>
                <w:rFonts w:asciiTheme="minorEastAsia" w:hAnsiTheme="minorEastAsia"/>
                <w:b/>
                <w:sz w:val="20"/>
              </w:rPr>
              <w:t>画像</w:t>
            </w:r>
          </w:p>
        </w:tc>
        <w:tc>
          <w:tcPr>
            <w:tcW w:w="3960" w:type="dxa"/>
            <w:shd w:val="clear" w:color="auto" w:fill="D5E8F0"/>
          </w:tcPr>
          <w:p>
            <w:pPr>
              <w:rPr>
                <w:rFonts w:asciiTheme="minorEastAsia" w:hAnsiTheme="minorEastAsia"/>
                <w:b/>
                <w:sz w:val="20"/>
              </w:rPr>
            </w:pPr>
            <w:r>
              <w:rPr>
                <w:rFonts w:asciiTheme="minorEastAsia" w:hAnsiTheme="minorEastAsia"/>
                <w:b/>
                <w:sz w:val="20"/>
              </w:rPr>
              <w:t>商品名</w:t>
            </w:r>
          </w:p>
        </w:tc>
        <w:tc>
          <w:tcPr>
            <w:tcW w:w="2700" w:type="dxa"/>
            <w:shd w:val="clear" w:color="auto" w:fill="D5E8F0"/>
          </w:tcPr>
          <w:p>
            <w:pPr>
              <w:rPr>
                <w:rFonts w:asciiTheme="minorEastAsia" w:hAnsiTheme="minorEastAsia"/>
                <w:b/>
                <w:sz w:val="20"/>
              </w:rPr>
            </w:pPr>
            <w:r>
              <w:rPr>
                <w:rFonts w:asciiTheme="minorEastAsia" w:hAnsiTheme="minorEastAsia"/>
                <w:b/>
                <w:sz w:val="20"/>
              </w:rPr>
              <w:t>買取価格</w:t>
            </w:r>
          </w:p>
        </w:tc>
      </w:tr>
      <w:tr>
        <w:tc>
          <w:tcPr>
            <w:tcW w:w="600" w:type="dxa"/>
            <w:vAlign w:val="center"/>
          </w:tcPr>
          <w:p>
            <w:pPr>
              <w:jc w:val="center"/>
              <w:rPr>
                <w:sz w:val="20"/>
              </w:rPr>
            </w:pPr>
            <w:r>
              <w:rPr>
                <w:sz w:val="20"/>
              </w:rPr>
              <w:t>1</w:t>
            </w:r>
          </w:p>
        </w:tc>
        <w:tc>
          <w:tcPr>
            <w:tcW w:w="2100" w:type="dxa"/>
            <w:vAlign w:val="center"/>
          </w:tcPr>
          <w:p>
            <w:pPr>
              <w:jc w:val="center"/>
            </w:pPr>
            <w:r>
              <w:drawing>
                <wp:inline distT="0" distB="0" distL="0" distR="0">
                  <wp:extent cx="1143000" cy="1143000"/>
                  <wp:effectExtent l="0" t="0" r="0" b="0"/>
                  <wp:docPr id="100" name="ring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ring1.jpeg"/>
                          <pic:cNvPicPr/>
                        </pic:nvPicPr>
                        <pic:blipFill>
                          <a:blip r:embed="rId20"/>
                          <a:stretch>
                            <a:fillRect/>
                          </a:stretch>
                        </pic:blipFill>
                        <pic:spPr>
                          <a:xfrm>
                            <a:off x="0" y="0"/>
                            <a:ext cx="1143000" cy="1143000"/>
                          </a:xfrm>
                          <a:prstGeom prst="rect">
                            <a:avLst/>
                          </a:prstGeom>
                        </pic:spPr>
                      </pic:pic>
                    </a:graphicData>
                  </a:graphic>
                </wp:inline>
              </w:drawing>
            </w:r>
          </w:p>
        </w:tc>
        <w:tc>
          <w:tcPr>
            <w:tcW w:w="3960" w:type="dxa"/>
            <w:vAlign w:val="center"/>
          </w:tcPr>
          <w:p>
            <w:pPr>
              <w:rPr>
                <w:rFonts w:asciiTheme="minorEastAsia" w:hAnsiTheme="minorEastAsia"/>
                <w:sz w:val="20"/>
              </w:rPr>
            </w:pPr>
            <w:r>
              <w:rPr>
                <w:rFonts w:asciiTheme="minorEastAsia" w:hAnsiTheme="minorEastAsia"/>
                <w:sz w:val="20"/>
              </w:rPr>
              <w:t>Pt900 リング 指輪 ダイヤモンド Pt900プラチナ</w:t>
            </w:r>
          </w:p>
        </w:tc>
        <w:tc>
          <w:tcPr>
            <w:tcW w:w="2700" w:type="dxa"/>
            <w:vAlign w:val="center"/>
          </w:tcPr>
          <w:p>
            <w:pPr>
              <w:rPr>
                <w:rFonts w:asciiTheme="minorEastAsia" w:hAnsiTheme="minorEastAsia"/>
                <w:sz w:val="20"/>
              </w:rPr>
            </w:pPr>
            <w:r>
              <w:rPr>
                <w:rFonts w:asciiTheme="minorEastAsia" w:hAnsiTheme="minorEastAsia"/>
                <w:sz w:val="20"/>
              </w:rPr>
              <w:t>4.4g 〜52,000円前後</w:t>
            </w:r>
          </w:p>
        </w:tc>
      </w:tr>
      <w:tr>
        <w:tc>
          <w:tcPr>
            <w:tcW w:w="600" w:type="dxa"/>
            <w:vAlign w:val="center"/>
          </w:tcPr>
          <w:p>
            <w:pPr>
              <w:jc w:val="center"/>
              <w:rPr>
                <w:sz w:val="20"/>
              </w:rPr>
            </w:pPr>
            <w:r>
              <w:rPr>
                <w:sz w:val="20"/>
              </w:rPr>
              <w:t>2</w:t>
            </w:r>
          </w:p>
        </w:tc>
        <w:tc>
          <w:tcPr>
            <w:tcW w:w="2100" w:type="dxa"/>
            <w:vAlign w:val="center"/>
          </w:tcPr>
          <w:p>
            <w:pPr>
              <w:jc w:val="center"/>
            </w:pPr>
            <w:r>
              <w:drawing>
                <wp:inline distT="0" distB="0" distL="0" distR="0">
                  <wp:extent cx="1143000" cy="1143000"/>
                  <wp:effectExtent l="0" t="0" r="0" b="0"/>
                  <wp:docPr id="101" name="ring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ing2.jpeg"/>
                          <pic:cNvPicPr/>
                        </pic:nvPicPr>
                        <pic:blipFill>
                          <a:blip r:embed="rId21"/>
                          <a:stretch>
                            <a:fillRect/>
                          </a:stretch>
                        </pic:blipFill>
                        <pic:spPr>
                          <a:xfrm>
                            <a:off x="0" y="0"/>
                            <a:ext cx="1143000" cy="1143000"/>
                          </a:xfrm>
                          <a:prstGeom prst="rect">
                            <a:avLst/>
                          </a:prstGeom>
                        </pic:spPr>
                      </pic:pic>
                    </a:graphicData>
                  </a:graphic>
                </wp:inline>
              </w:drawing>
            </w:r>
          </w:p>
        </w:tc>
        <w:tc>
          <w:tcPr>
            <w:tcW w:w="3960" w:type="dxa"/>
            <w:vAlign w:val="center"/>
          </w:tcPr>
          <w:p>
            <w:pPr>
              <w:rPr>
                <w:rFonts w:asciiTheme="minorEastAsia" w:hAnsiTheme="minorEastAsia"/>
                <w:sz w:val="20"/>
              </w:rPr>
            </w:pPr>
            <w:r>
              <w:rPr>
                <w:rFonts w:asciiTheme="minorEastAsia" w:hAnsiTheme="minorEastAsia"/>
                <w:sz w:val="20"/>
              </w:rPr>
              <w:t>K18YG リング 指輪 ダイヤモンド 18金 K18イエローゴールド</w:t>
            </w:r>
          </w:p>
        </w:tc>
        <w:tc>
          <w:tcPr>
            <w:tcW w:w="2700" w:type="dxa"/>
            <w:vAlign w:val="center"/>
          </w:tcPr>
          <w:p>
            <w:pPr>
              <w:rPr>
                <w:rFonts w:asciiTheme="minorEastAsia" w:hAnsiTheme="minorEastAsia"/>
                <w:sz w:val="20"/>
              </w:rPr>
            </w:pPr>
            <w:r>
              <w:rPr>
                <w:rFonts w:asciiTheme="minorEastAsia" w:hAnsiTheme="minorEastAsia"/>
                <w:sz w:val="20"/>
              </w:rPr>
              <w:t>1.6g 〜34,000円前後</w:t>
            </w:r>
          </w:p>
        </w:tc>
      </w:tr>
      <w:tr>
        <w:tc>
          <w:tcPr>
            <w:tcW w:w="600" w:type="dxa"/>
            <w:vAlign w:val="center"/>
          </w:tcPr>
          <w:p>
            <w:pPr>
              <w:jc w:val="center"/>
              <w:rPr>
                <w:sz w:val="20"/>
              </w:rPr>
            </w:pPr>
            <w:r>
              <w:rPr>
                <w:sz w:val="20"/>
              </w:rPr>
              <w:t>3</w:t>
            </w:r>
          </w:p>
        </w:tc>
        <w:tc>
          <w:tcPr>
            <w:tcW w:w="2100" w:type="dxa"/>
            <w:vAlign w:val="center"/>
          </w:tcPr>
          <w:p>
            <w:pPr>
              <w:jc w:val="center"/>
            </w:pPr>
            <w:r>
              <w:drawing>
                <wp:inline distT="0" distB="0" distL="0" distR="0">
                  <wp:extent cx="1143000" cy="1143000"/>
                  <wp:effectExtent l="0" t="0" r="0" b="0"/>
                  <wp:docPr id="102" name="ring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ing3.jpeg"/>
                          <pic:cNvPicPr/>
                        </pic:nvPicPr>
                        <pic:blipFill>
                          <a:blip r:embed="rId22"/>
                          <a:stretch>
                            <a:fillRect/>
                          </a:stretch>
                        </pic:blipFill>
                        <pic:spPr>
                          <a:xfrm>
                            <a:off x="0" y="0"/>
                            <a:ext cx="1143000" cy="1143000"/>
                          </a:xfrm>
                          <a:prstGeom prst="rect">
                            <a:avLst/>
                          </a:prstGeom>
                        </pic:spPr>
                      </pic:pic>
                    </a:graphicData>
                  </a:graphic>
                </wp:inline>
              </w:drawing>
            </w:r>
          </w:p>
        </w:tc>
        <w:tc>
          <w:tcPr>
            <w:tcW w:w="3960" w:type="dxa"/>
            <w:vAlign w:val="center"/>
          </w:tcPr>
          <w:p>
            <w:pPr>
              <w:rPr>
                <w:rFonts w:asciiTheme="minorEastAsia" w:hAnsiTheme="minorEastAsia"/>
                <w:sz w:val="20"/>
              </w:rPr>
            </w:pPr>
            <w:r>
              <w:rPr>
                <w:rFonts w:asciiTheme="minorEastAsia" w:hAnsiTheme="minorEastAsia"/>
                <w:sz w:val="20"/>
              </w:rPr>
              <w:t>K18WG リング 指輪 ダイヤモンド 18金 K18ホワイトゴールド</w:t>
            </w:r>
          </w:p>
        </w:tc>
        <w:tc>
          <w:tcPr>
            <w:tcW w:w="2700" w:type="dxa"/>
            <w:vAlign w:val="center"/>
          </w:tcPr>
          <w:p>
            <w:pPr>
              <w:rPr>
                <w:rFonts w:asciiTheme="minorEastAsia" w:hAnsiTheme="minorEastAsia"/>
                <w:sz w:val="20"/>
              </w:rPr>
            </w:pPr>
            <w:r>
              <w:rPr>
                <w:rFonts w:asciiTheme="minorEastAsia" w:hAnsiTheme="minorEastAsia"/>
                <w:sz w:val="20"/>
              </w:rPr>
              <w:t>3.2g 〜68,000円前後</w:t>
            </w:r>
          </w:p>
        </w:tc>
      </w:tr>
      <w:tr>
        <w:tc>
          <w:tcPr>
            <w:tcW w:w="600" w:type="dxa"/>
            <w:vAlign w:val="center"/>
          </w:tcPr>
          <w:p>
            <w:pPr>
              <w:jc w:val="center"/>
              <w:rPr>
                <w:sz w:val="20"/>
              </w:rPr>
            </w:pPr>
            <w:r>
              <w:rPr>
                <w:sz w:val="20"/>
              </w:rPr>
              <w:t>4</w:t>
            </w:r>
          </w:p>
        </w:tc>
        <w:tc>
          <w:tcPr>
            <w:tcW w:w="2100" w:type="dxa"/>
            <w:vAlign w:val="center"/>
          </w:tcPr>
          <w:p>
            <w:pPr>
              <w:jc w:val="center"/>
            </w:pPr>
            <w:r>
              <w:drawing>
                <wp:inline distT="0" distB="0" distL="0" distR="0">
                  <wp:extent cx="1143000" cy="1143000"/>
                  <wp:effectExtent l="0" t="0" r="0" b="0"/>
                  <wp:docPr id="103" name="ring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ing4.jpeg"/>
                          <pic:cNvPicPr/>
                        </pic:nvPicPr>
                        <pic:blipFill>
                          <a:blip r:embed="rId23"/>
                          <a:stretch>
                            <a:fillRect/>
                          </a:stretch>
                        </pic:blipFill>
                        <pic:spPr>
                          <a:xfrm>
                            <a:off x="0" y="0"/>
                            <a:ext cx="1143000" cy="1143000"/>
                          </a:xfrm>
                          <a:prstGeom prst="rect">
                            <a:avLst/>
                          </a:prstGeom>
                        </pic:spPr>
                      </pic:pic>
                    </a:graphicData>
                  </a:graphic>
                </wp:inline>
              </w:drawing>
            </w:r>
          </w:p>
        </w:tc>
        <w:tc>
          <w:tcPr>
            <w:tcW w:w="3960" w:type="dxa"/>
            <w:vAlign w:val="center"/>
          </w:tcPr>
          <w:p>
            <w:pPr>
              <w:rPr>
                <w:rFonts w:asciiTheme="minorEastAsia" w:hAnsiTheme="minorEastAsia"/>
                <w:sz w:val="20"/>
              </w:rPr>
            </w:pPr>
            <w:r>
              <w:rPr>
                <w:rFonts w:asciiTheme="minorEastAsia" w:hAnsiTheme="minorEastAsia"/>
                <w:sz w:val="20"/>
              </w:rPr>
              <w:t>K18YG リング 指輪 ダイヤモンド 18金 K18イエローゴールド</w:t>
            </w:r>
          </w:p>
        </w:tc>
        <w:tc>
          <w:tcPr>
            <w:tcW w:w="2700" w:type="dxa"/>
            <w:vAlign w:val="center"/>
          </w:tcPr>
          <w:p>
            <w:pPr>
              <w:rPr>
                <w:rFonts w:asciiTheme="minorEastAsia" w:hAnsiTheme="minorEastAsia"/>
                <w:sz w:val="20"/>
              </w:rPr>
            </w:pPr>
            <w:r>
              <w:rPr>
                <w:rFonts w:asciiTheme="minorEastAsia" w:hAnsiTheme="minorEastAsia"/>
                <w:sz w:val="20"/>
              </w:rPr>
              <w:t>2.1g 〜44,000円前後</w:t>
            </w:r>
          </w:p>
        </w:tc>
      </w:tr>
      <w:tr>
        <w:tc>
          <w:tcPr>
            <w:tcW w:w="600" w:type="dxa"/>
            <w:vAlign w:val="center"/>
          </w:tcPr>
          <w:p>
            <w:pPr>
              <w:jc w:val="center"/>
              <w:rPr>
                <w:sz w:val="20"/>
              </w:rPr>
            </w:pPr>
            <w:r>
              <w:rPr>
                <w:sz w:val="20"/>
              </w:rPr>
              <w:t>5</w:t>
            </w:r>
          </w:p>
        </w:tc>
        <w:tc>
          <w:tcPr>
            <w:tcW w:w="2100" w:type="dxa"/>
            <w:vAlign w:val="center"/>
          </w:tcPr>
          <w:p>
            <w:pPr>
              <w:jc w:val="center"/>
            </w:pPr>
            <w:r>
              <w:drawing>
                <wp:inline distT="0" distB="0" distL="0" distR="0">
                  <wp:extent cx="1143000" cy="1143000"/>
                  <wp:effectExtent l="0" t="0" r="0" b="0"/>
                  <wp:docPr id="104" name="ring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ing5.jpeg"/>
                          <pic:cNvPicPr/>
                        </pic:nvPicPr>
                        <pic:blipFill>
                          <a:blip r:embed="rId24"/>
                          <a:stretch>
                            <a:fillRect/>
                          </a:stretch>
                        </pic:blipFill>
                        <pic:spPr>
                          <a:xfrm>
                            <a:off x="0" y="0"/>
                            <a:ext cx="1143000" cy="1143000"/>
                          </a:xfrm>
                          <a:prstGeom prst="rect">
                            <a:avLst/>
                          </a:prstGeom>
                        </pic:spPr>
                      </pic:pic>
                    </a:graphicData>
                  </a:graphic>
                </wp:inline>
              </w:drawing>
            </w:r>
          </w:p>
        </w:tc>
        <w:tc>
          <w:tcPr>
            <w:tcW w:w="3960" w:type="dxa"/>
            <w:vAlign w:val="center"/>
          </w:tcPr>
          <w:p>
            <w:pPr>
              <w:rPr>
                <w:rFonts w:asciiTheme="minorEastAsia" w:hAnsiTheme="minorEastAsia"/>
                <w:sz w:val="20"/>
              </w:rPr>
            </w:pPr>
            <w:r>
              <w:rPr>
                <w:rFonts w:asciiTheme="minorEastAsia" w:hAnsiTheme="minorEastAsia"/>
                <w:sz w:val="20"/>
              </w:rPr>
              <w:t>K18WG リング 指輪 ダイヤモンド 18金 K18ホワイトゴールド</w:t>
            </w:r>
          </w:p>
        </w:tc>
        <w:tc>
          <w:tcPr>
            <w:tcW w:w="2700" w:type="dxa"/>
            <w:vAlign w:val="center"/>
          </w:tcPr>
          <w:p>
            <w:pPr>
              <w:rPr>
                <w:rFonts w:asciiTheme="minorEastAsia" w:hAnsiTheme="minorEastAsia"/>
                <w:sz w:val="20"/>
              </w:rPr>
            </w:pPr>
            <w:r>
              <w:rPr>
                <w:rFonts w:asciiTheme="minorEastAsia" w:hAnsiTheme="minorEastAsia"/>
                <w:sz w:val="20"/>
              </w:rPr>
              <w:t>2.1g 〜44,000円前後</w:t>
            </w:r>
          </w:p>
        </w:tc>
      </w:tr>
      <w:tr>
        <w:tc>
          <w:tcPr>
            <w:tcW w:w="600" w:type="dxa"/>
            <w:vAlign w:val="center"/>
          </w:tcPr>
          <w:p>
            <w:pPr>
              <w:jc w:val="center"/>
              <w:rPr>
                <w:sz w:val="20"/>
              </w:rPr>
            </w:pPr>
            <w:r>
              <w:rPr>
                <w:sz w:val="20"/>
              </w:rPr>
              <w:t>6</w:t>
            </w:r>
          </w:p>
        </w:tc>
        <w:tc>
          <w:tcPr>
            <w:tcW w:w="2100" w:type="dxa"/>
            <w:vAlign w:val="center"/>
          </w:tcPr>
          <w:p>
            <w:pPr>
              <w:jc w:val="center"/>
            </w:pPr>
            <w:r>
              <w:drawing>
                <wp:inline distT="0" distB="0" distL="0" distR="0">
                  <wp:extent cx="1143000" cy="1143000"/>
                  <wp:effectExtent l="0" t="0" r="0" b="0"/>
                  <wp:docPr id="105" name="ring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ring6.jpeg"/>
                          <pic:cNvPicPr/>
                        </pic:nvPicPr>
                        <pic:blipFill>
                          <a:blip r:embed="rId25"/>
                          <a:stretch>
                            <a:fillRect/>
                          </a:stretch>
                        </pic:blipFill>
                        <pic:spPr>
                          <a:xfrm>
                            <a:off x="0" y="0"/>
                            <a:ext cx="1143000" cy="1143000"/>
                          </a:xfrm>
                          <a:prstGeom prst="rect">
                            <a:avLst/>
                          </a:prstGeom>
                        </pic:spPr>
                      </pic:pic>
                    </a:graphicData>
                  </a:graphic>
                </wp:inline>
              </w:drawing>
            </w:r>
          </w:p>
        </w:tc>
        <w:tc>
          <w:tcPr>
            <w:tcW w:w="3960" w:type="dxa"/>
            <w:vAlign w:val="center"/>
          </w:tcPr>
          <w:p>
            <w:pPr>
              <w:rPr>
                <w:rFonts w:asciiTheme="minorEastAsia" w:hAnsiTheme="minorEastAsia"/>
                <w:sz w:val="20"/>
              </w:rPr>
            </w:pPr>
            <w:r>
              <w:rPr>
                <w:rFonts w:asciiTheme="minorEastAsia" w:hAnsiTheme="minorEastAsia"/>
                <w:sz w:val="20"/>
              </w:rPr>
              <w:t>K18PG リング 指輪 ダイヤモンド 18金 K18ピンクゴールド</w:t>
            </w:r>
          </w:p>
        </w:tc>
        <w:tc>
          <w:tcPr>
            <w:tcW w:w="2700" w:type="dxa"/>
            <w:vAlign w:val="center"/>
          </w:tcPr>
          <w:p>
            <w:pPr>
              <w:rPr>
                <w:rFonts w:asciiTheme="minorEastAsia" w:hAnsiTheme="minorEastAsia"/>
                <w:sz w:val="20"/>
              </w:rPr>
            </w:pPr>
            <w:r>
              <w:rPr>
                <w:rFonts w:asciiTheme="minorEastAsia" w:hAnsiTheme="minorEastAsia"/>
                <w:sz w:val="20"/>
              </w:rPr>
              <w:t>1.8g 〜38,000円前後</w:t>
            </w:r>
          </w:p>
        </w:tc>
      </w:tr>
      <w:tr>
        <w:tc>
          <w:tcPr>
            <w:tcW w:w="600" w:type="dxa"/>
            <w:vAlign w:val="center"/>
          </w:tcPr>
          <w:p>
            <w:pPr>
              <w:jc w:val="center"/>
              <w:rPr>
                <w:sz w:val="20"/>
              </w:rPr>
            </w:pPr>
            <w:r>
              <w:rPr>
                <w:sz w:val="20"/>
              </w:rPr>
              <w:t>7</w:t>
            </w:r>
          </w:p>
        </w:tc>
        <w:tc>
          <w:tcPr>
            <w:tcW w:w="2100" w:type="dxa"/>
            <w:vAlign w:val="center"/>
          </w:tcPr>
          <w:p>
            <w:pPr>
              <w:jc w:val="center"/>
            </w:pPr>
            <w:r>
              <w:drawing>
                <wp:inline distT="0" distB="0" distL="0" distR="0">
                  <wp:extent cx="1143000" cy="1143000"/>
                  <wp:effectExtent l="0" t="0" r="0" b="0"/>
                  <wp:docPr id="106" name="ring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ring7.jpeg"/>
                          <pic:cNvPicPr/>
                        </pic:nvPicPr>
                        <pic:blipFill>
                          <a:blip r:embed="rId26"/>
                          <a:stretch>
                            <a:fillRect/>
                          </a:stretch>
                        </pic:blipFill>
                        <pic:spPr>
                          <a:xfrm>
                            <a:off x="0" y="0"/>
                            <a:ext cx="1143000" cy="1143000"/>
                          </a:xfrm>
                          <a:prstGeom prst="rect">
                            <a:avLst/>
                          </a:prstGeom>
                        </pic:spPr>
                      </pic:pic>
                    </a:graphicData>
                  </a:graphic>
                </wp:inline>
              </w:drawing>
            </w:r>
          </w:p>
        </w:tc>
        <w:tc>
          <w:tcPr>
            <w:tcW w:w="3960" w:type="dxa"/>
            <w:vAlign w:val="center"/>
          </w:tcPr>
          <w:p>
            <w:pPr>
              <w:rPr>
                <w:rFonts w:asciiTheme="minorEastAsia" w:hAnsiTheme="minorEastAsia"/>
                <w:sz w:val="20"/>
              </w:rPr>
            </w:pPr>
            <w:r>
              <w:rPr>
                <w:rFonts w:asciiTheme="minorEastAsia" w:hAnsiTheme="minorEastAsia"/>
                <w:sz w:val="20"/>
              </w:rPr>
              <w:t>K18YG リング 指輪 ダイヤモンド 18金 K18イエローゴールド</w:t>
            </w:r>
          </w:p>
        </w:tc>
        <w:tc>
          <w:tcPr>
            <w:tcW w:w="2700" w:type="dxa"/>
            <w:vAlign w:val="center"/>
          </w:tcPr>
          <w:p>
            <w:pPr>
              <w:rPr>
                <w:rFonts w:asciiTheme="minorEastAsia" w:hAnsiTheme="minorEastAsia"/>
                <w:sz w:val="20"/>
              </w:rPr>
            </w:pPr>
            <w:r>
              <w:rPr>
                <w:rFonts w:asciiTheme="minorEastAsia" w:hAnsiTheme="minorEastAsia"/>
                <w:sz w:val="20"/>
              </w:rPr>
              <w:t>3.8g 〜81,000円前後</w:t>
            </w:r>
          </w:p>
        </w:tc>
      </w:tr>
      <w:tr>
        <w:tc>
          <w:tcPr>
            <w:tcW w:w="600" w:type="dxa"/>
            <w:vAlign w:val="center"/>
          </w:tcPr>
          <w:p>
            <w:pPr>
              <w:jc w:val="center"/>
              <w:rPr>
                <w:sz w:val="20"/>
              </w:rPr>
            </w:pPr>
            <w:r>
              <w:rPr>
                <w:sz w:val="20"/>
              </w:rPr>
              <w:t>8</w:t>
            </w:r>
          </w:p>
        </w:tc>
        <w:tc>
          <w:tcPr>
            <w:tcW w:w="2100" w:type="dxa"/>
            <w:vAlign w:val="center"/>
          </w:tcPr>
          <w:p>
            <w:pPr>
              <w:jc w:val="center"/>
            </w:pPr>
            <w:r>
              <w:drawing>
                <wp:inline distT="0" distB="0" distL="0" distR="0">
                  <wp:extent cx="1143000" cy="1143000"/>
                  <wp:effectExtent l="0" t="0" r="0" b="0"/>
                  <wp:docPr id="107" name="ring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ring8.jpeg"/>
                          <pic:cNvPicPr/>
                        </pic:nvPicPr>
                        <pic:blipFill>
                          <a:blip r:embed="rId27"/>
                          <a:stretch>
                            <a:fillRect/>
                          </a:stretch>
                        </pic:blipFill>
                        <pic:spPr>
                          <a:xfrm>
                            <a:off x="0" y="0"/>
                            <a:ext cx="1143000" cy="1143000"/>
                          </a:xfrm>
                          <a:prstGeom prst="rect">
                            <a:avLst/>
                          </a:prstGeom>
                        </pic:spPr>
                      </pic:pic>
                    </a:graphicData>
                  </a:graphic>
                </wp:inline>
              </w:drawing>
            </w:r>
          </w:p>
        </w:tc>
        <w:tc>
          <w:tcPr>
            <w:tcW w:w="3960" w:type="dxa"/>
            <w:vAlign w:val="center"/>
          </w:tcPr>
          <w:p>
            <w:pPr>
              <w:rPr>
                <w:rFonts w:asciiTheme="minorEastAsia" w:hAnsiTheme="minorEastAsia"/>
                <w:sz w:val="20"/>
              </w:rPr>
            </w:pPr>
            <w:r>
              <w:rPr>
                <w:rFonts w:asciiTheme="minorEastAsia" w:hAnsiTheme="minorEastAsia"/>
                <w:sz w:val="20"/>
              </w:rPr>
              <w:t>K18YG リング 指輪 ダイヤモンド 18金 K18イエローゴールド</w:t>
            </w:r>
          </w:p>
        </w:tc>
        <w:tc>
          <w:tcPr>
            <w:tcW w:w="2700" w:type="dxa"/>
            <w:vAlign w:val="center"/>
          </w:tcPr>
          <w:p>
            <w:pPr>
              <w:rPr>
                <w:rFonts w:asciiTheme="minorEastAsia" w:hAnsiTheme="minorEastAsia"/>
                <w:sz w:val="20"/>
              </w:rPr>
            </w:pPr>
            <w:r>
              <w:rPr>
                <w:rFonts w:asciiTheme="minorEastAsia" w:hAnsiTheme="minorEastAsia"/>
                <w:sz w:val="20"/>
              </w:rPr>
              <w:t>4.0g 〜85,000円前後</w:t>
            </w:r>
          </w:p>
        </w:tc>
      </w:tr>
      <w:tr>
        <w:tc>
          <w:tcPr>
            <w:tcW w:w="600" w:type="dxa"/>
            <w:vAlign w:val="center"/>
          </w:tcPr>
          <w:p>
            <w:pPr>
              <w:jc w:val="center"/>
              <w:rPr>
                <w:sz w:val="20"/>
              </w:rPr>
            </w:pPr>
            <w:r>
              <w:rPr>
                <w:sz w:val="20"/>
              </w:rPr>
              <w:t>9</w:t>
            </w:r>
          </w:p>
        </w:tc>
        <w:tc>
          <w:tcPr>
            <w:tcW w:w="2100" w:type="dxa"/>
            <w:vAlign w:val="center"/>
          </w:tcPr>
          <w:p>
            <w:pPr>
              <w:jc w:val="center"/>
            </w:pPr>
            <w:r>
              <w:drawing>
                <wp:inline distT="0" distB="0" distL="0" distR="0">
                  <wp:extent cx="1143000" cy="1143000"/>
                  <wp:effectExtent l="0" t="0" r="0" b="0"/>
                  <wp:docPr id="108" name="ring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ring9.jpeg"/>
                          <pic:cNvPicPr/>
                        </pic:nvPicPr>
                        <pic:blipFill>
                          <a:blip r:embed="rId28"/>
                          <a:stretch>
                            <a:fillRect/>
                          </a:stretch>
                        </pic:blipFill>
                        <pic:spPr>
                          <a:xfrm>
                            <a:off x="0" y="0"/>
                            <a:ext cx="1143000" cy="1143000"/>
                          </a:xfrm>
                          <a:prstGeom prst="rect">
                            <a:avLst/>
                          </a:prstGeom>
                        </pic:spPr>
                      </pic:pic>
                    </a:graphicData>
                  </a:graphic>
                </wp:inline>
              </w:drawing>
            </w:r>
          </w:p>
        </w:tc>
        <w:tc>
          <w:tcPr>
            <w:tcW w:w="3960" w:type="dxa"/>
            <w:vAlign w:val="center"/>
          </w:tcPr>
          <w:p>
            <w:pPr>
              <w:rPr>
                <w:rFonts w:asciiTheme="minorEastAsia" w:hAnsiTheme="minorEastAsia"/>
                <w:sz w:val="20"/>
              </w:rPr>
            </w:pPr>
            <w:r>
              <w:rPr>
                <w:rFonts w:asciiTheme="minorEastAsia" w:hAnsiTheme="minorEastAsia"/>
                <w:sz w:val="20"/>
              </w:rPr>
              <w:t>Pt900 リング 指輪 ダイヤモンド Pt900プラチナ</w:t>
            </w:r>
          </w:p>
        </w:tc>
        <w:tc>
          <w:tcPr>
            <w:tcW w:w="2700" w:type="dxa"/>
            <w:vAlign w:val="center"/>
          </w:tcPr>
          <w:p>
            <w:pPr>
              <w:rPr>
                <w:rFonts w:asciiTheme="minorEastAsia" w:hAnsiTheme="minorEastAsia"/>
                <w:sz w:val="20"/>
              </w:rPr>
            </w:pPr>
            <w:r>
              <w:rPr>
                <w:rFonts w:asciiTheme="minorEastAsia" w:hAnsiTheme="minorEastAsia"/>
                <w:sz w:val="20"/>
              </w:rPr>
              <w:t>6.4g 〜106,000円前後（Pt:K18割合 5:5にて計算）</w:t>
            </w:r>
          </w:p>
        </w:tc>
      </w:tr>
      <w:tr>
        <w:tc>
          <w:tcPr>
            <w:tcW w:w="600" w:type="dxa"/>
            <w:vAlign w:val="center"/>
          </w:tcPr>
          <w:p>
            <w:pPr>
              <w:jc w:val="center"/>
              <w:rPr>
                <w:sz w:val="20"/>
              </w:rPr>
            </w:pPr>
            <w:r>
              <w:rPr>
                <w:sz w:val="20"/>
              </w:rPr>
              <w:t>10</w:t>
            </w:r>
          </w:p>
        </w:tc>
        <w:tc>
          <w:tcPr>
            <w:tcW w:w="2100" w:type="dxa"/>
            <w:vAlign w:val="center"/>
          </w:tcPr>
          <w:p>
            <w:pPr>
              <w:jc w:val="center"/>
            </w:pPr>
            <w:r>
              <w:drawing>
                <wp:inline distT="0" distB="0" distL="0" distR="0">
                  <wp:extent cx="1143000" cy="1143000"/>
                  <wp:effectExtent l="0" t="0" r="0" b="0"/>
                  <wp:docPr id="109" name="ring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ring10.jpeg"/>
                          <pic:cNvPicPr/>
                        </pic:nvPicPr>
                        <pic:blipFill>
                          <a:blip r:embed="rId29"/>
                          <a:stretch>
                            <a:fillRect/>
                          </a:stretch>
                        </pic:blipFill>
                        <pic:spPr>
                          <a:xfrm>
                            <a:off x="0" y="0"/>
                            <a:ext cx="1143000" cy="1143000"/>
                          </a:xfrm>
                          <a:prstGeom prst="rect">
                            <a:avLst/>
                          </a:prstGeom>
                        </pic:spPr>
                      </pic:pic>
                    </a:graphicData>
                  </a:graphic>
                </wp:inline>
              </w:drawing>
            </w:r>
          </w:p>
        </w:tc>
        <w:tc>
          <w:tcPr>
            <w:tcW w:w="3960" w:type="dxa"/>
            <w:vAlign w:val="center"/>
          </w:tcPr>
          <w:p>
            <w:pPr>
              <w:rPr>
                <w:rFonts w:asciiTheme="minorEastAsia" w:hAnsiTheme="minorEastAsia"/>
                <w:sz w:val="20"/>
              </w:rPr>
            </w:pPr>
            <w:r>
              <w:rPr>
                <w:rFonts w:asciiTheme="minorEastAsia" w:hAnsiTheme="minorEastAsia"/>
                <w:sz w:val="20"/>
              </w:rPr>
              <w:t>Pt900 リング 指輪 ダイヤモンド Pt900プラチナ</w:t>
            </w:r>
          </w:p>
        </w:tc>
        <w:tc>
          <w:tcPr>
            <w:tcW w:w="2700" w:type="dxa"/>
            <w:vAlign w:val="center"/>
          </w:tcPr>
          <w:p>
            <w:pPr>
              <w:rPr>
                <w:rFonts w:asciiTheme="minorEastAsia" w:hAnsiTheme="minorEastAsia"/>
                <w:sz w:val="20"/>
              </w:rPr>
            </w:pPr>
            <w:r>
              <w:rPr>
                <w:rFonts w:asciiTheme="minorEastAsia" w:hAnsiTheme="minorEastAsia"/>
                <w:sz w:val="20"/>
              </w:rPr>
              <w:t>3.6g 〜43,000円前後</w:t>
            </w:r>
          </w:p>
        </w:tc>
      </w:tr>
    </w:tbl>
    <w:p w14:paraId="64A53646" w14:textId="2A9E0688" w:rsidR="001F5A48" w:rsidRDefault="001F5A48">
      <w:pPr>
        <w:spacing w:before="120" w:after="240"/>
        <w:rPr>
          <w:rFonts w:asciiTheme="minorEastAsia" w:hAnsiTheme="minorEastAsia"/>
          <w:sz w:val="18"/>
        </w:rPr>
      </w:pPr>
      <w:r>
        <w:rPr>
          <w:rFonts w:asciiTheme="minorEastAsia" w:hAnsiTheme="minorEastAsia"/>
          <w:sz w:val="18"/>
        </w:rPr>
        <w:t>※買取価格は相場の変動により変わる場合があります。</w:t>
      </w:r>
    </w:p>
    <w:p w14:paraId="311FB74E" w14:textId="77777777" w:rsidR="00F06229" w:rsidRPr="005B5B2E" w:rsidRDefault="00000000">
      <w:pPr>
        <w:pStyle w:val="3"/>
        <w:spacing w:before="280"/>
        <w:rPr>
          <w:rFonts w:asciiTheme="minorEastAsia" w:hAnsiTheme="minorEastAsia"/>
          <w:color w:val="000000"/>
        </w:rPr>
      </w:pPr>
      <w:r>
        <w:rPr>
          <w:rFonts w:asciiTheme="minorEastAsia" w:hAnsiTheme="minorEastAsia" w:cs="ＭＳ 明朝" w:hint="eastAsia"/>
          <w:color w:val="000000"/>
        </w:rPr>
        <w:t>傷や汚れがあっても査定額に大きく影響しない</w:t>
      </w:r>
    </w:p>
    <w:p w14:paraId="28C7F4B1" w14:textId="0EF6F753" w:rsidR="00F06229" w:rsidRPr="005B5B2E" w:rsidRDefault="00000000">
      <w:pPr>
        <w:spacing w:before="240" w:after="240"/>
        <w:rPr>
          <w:rFonts w:asciiTheme="minorEastAsia" w:hAnsiTheme="minorEastAsia"/>
        </w:rPr>
      </w:pPr>
      <w:r>
        <w:rPr>
          <w:rFonts w:asciiTheme="minorEastAsia" w:hAnsiTheme="minorEastAsia" w:cs="ＭＳ 明朝" w:hint="eastAsia"/>
        </w:rPr>
        <w:t>結婚指輪は日常的に身につけるものなので、小傷やくすみがつくのは普通のことです。何年も使用していれば、多少の使用感が出るのは避けられません。</w:t>
      </w:r>
    </w:p>
    <w:p w14:paraId="1A02FD79" w14:textId="337AD2CA" w:rsidR="00F06229" w:rsidRPr="005B5B2E" w:rsidRDefault="00000000">
      <w:pPr>
        <w:spacing w:before="240" w:after="240"/>
        <w:rPr>
          <w:rFonts w:asciiTheme="minorEastAsia" w:hAnsiTheme="minorEastAsia"/>
        </w:rPr>
      </w:pPr>
      <w:commentRangeStart w:id="17"/>
      <w:r>
        <w:rPr>
          <w:rFonts w:asciiTheme="minorEastAsia" w:hAnsiTheme="minorEastAsia" w:cs="ＭＳ 明朝" w:hint="eastAsia"/>
        </w:rPr>
        <w:t>基本的に多少の傷や汚れがあっても買取は可能であり、大きな減額要因とならない場合が多いです。結婚指輪の多くはシンプルな地金リングで、再販時には新品仕上げの研磨で傷を磨いてきれいにできるからです。</w:t>
      </w:r>
      <w:commentRangeEnd w:id="17"/>
      <w:r>
        <w:rPr>
          <w:rStyle w:val="ad"/>
          <w:rFonts w:asciiTheme="minorEastAsia" w:hAnsiTheme="minorEastAsia"/>
          <w:sz w:val="20"/>
          <w:szCs w:val="20"/>
        </w:rPr>
        <w:commentReference w:id="17"/>
      </w:r>
    </w:p>
    <w:p w14:paraId="7FC2D642" w14:textId="6CAF6D80" w:rsidR="00F06229" w:rsidRPr="005B5B2E" w:rsidRDefault="00000000">
      <w:pPr>
        <w:spacing w:before="240" w:after="240"/>
        <w:rPr>
          <w:rFonts w:asciiTheme="minorEastAsia" w:hAnsiTheme="minorEastAsia"/>
        </w:rPr>
      </w:pPr>
      <w:r>
        <w:rPr>
          <w:rFonts w:asciiTheme="minorEastAsia" w:hAnsiTheme="minorEastAsia" w:cs="ＭＳ 明朝" w:hint="eastAsia"/>
        </w:rPr>
        <w:t>また、ほとんどの指輪は素材としての価値評価が中心のため、傷の有無が価格に影響しにくい面もあります。買い取られた結婚指輪は溶かして素材に戻すことが多く、刻印や傷があっても素材価値に変わりはありません。</w:t>
      </w:r>
    </w:p>
    <w:p w14:paraId="70A290DE" w14:textId="2108C41C" w:rsidR="00F06229" w:rsidRPr="005B5B2E" w:rsidRDefault="00000000">
      <w:pPr>
        <w:spacing w:before="240" w:after="240"/>
        <w:rPr>
          <w:rFonts w:asciiTheme="minorEastAsia" w:hAnsiTheme="minorEastAsia"/>
        </w:rPr>
      </w:pPr>
      <w:r>
        <w:rPr>
          <w:rFonts w:asciiTheme="minorEastAsia" w:hAnsiTheme="minorEastAsia" w:cs="ＭＳ 明朝" w:hint="eastAsia"/>
        </w:rPr>
        <w:t>ただし、ダイヤモンドなどの石が留まっている場合は、石が外れていないか、欠けていないかといった状態は査定に影響します。石付きの指輪を売却する際は、石の状態も確認しておくとよいでしょう。</w:t>
      </w:r>
    </w:p>
    <w:p w14:paraId="279C8E42" w14:textId="77777777" w:rsidR="00F06229" w:rsidRPr="005B5B2E" w:rsidRDefault="00000000">
      <w:pPr>
        <w:pStyle w:val="3"/>
        <w:spacing w:before="280"/>
        <w:rPr>
          <w:rFonts w:asciiTheme="minorEastAsia" w:hAnsiTheme="minorEastAsia"/>
          <w:color w:val="000000"/>
        </w:rPr>
      </w:pPr>
      <w:bookmarkStart w:id="18" w:name="_7fdpv23j4e2x" w:colFirst="0" w:colLast="0"/>
      <w:bookmarkEnd w:id="18"/>
      <w:r>
        <w:rPr>
          <w:rFonts w:asciiTheme="minorEastAsia" w:hAnsiTheme="minorEastAsia" w:cs="ＭＳ 明朝" w:hint="eastAsia"/>
          <w:color w:val="000000"/>
        </w:rPr>
        <w:t>変形・切断した指輪でも素材価値で買取可能</w:t>
      </w:r>
    </w:p>
    <w:p w14:paraId="3C0A4C53" w14:textId="77777777" w:rsidR="00F06229" w:rsidRPr="005B5B2E" w:rsidRDefault="00000000">
      <w:pPr>
        <w:spacing w:before="240" w:after="240"/>
        <w:rPr>
          <w:rFonts w:asciiTheme="minorEastAsia" w:hAnsiTheme="minorEastAsia"/>
        </w:rPr>
      </w:pPr>
      <w:commentRangeStart w:id="19"/>
      <w:r>
        <w:rPr>
          <w:rFonts w:asciiTheme="minorEastAsia" w:hAnsiTheme="minorEastAsia" w:cs="ＭＳ 明朝" w:hint="eastAsia"/>
        </w:rPr>
        <w:t>「指輪が変形してしまった」「抜けなくなって切断した」という場合でも諦める必要はありません。金やプラチナの指輪であれば、切れていたり曲がっていたりしても買い取ってもらえます。</w:t>
      </w:r>
      <w:commentRangeEnd w:id="19"/>
      <w:r>
        <w:rPr>
          <w:rStyle w:val="ad"/>
          <w:rFonts w:asciiTheme="minorEastAsia" w:hAnsiTheme="minorEastAsia"/>
          <w:sz w:val="20"/>
          <w:szCs w:val="20"/>
        </w:rPr>
        <w:commentReference w:id="19"/>
      </w:r>
    </w:p>
    <w:p w14:paraId="721ED787"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lastRenderedPageBreak/>
        <w:t>貴金属は純度と重量で価値が決まります。見た目がボロボロでも、素材自体の価値は変わりません。「こんな状態では売れないだろう」と自己判断せず、まずは査定に出してみることをおすすめします。</w:t>
      </w:r>
    </w:p>
    <w:p w14:paraId="243F4BE8" w14:textId="77777777" w:rsidR="00F06229" w:rsidRPr="005B5B2E" w:rsidRDefault="00000000">
      <w:pPr>
        <w:spacing w:before="240" w:after="240"/>
        <w:rPr>
          <w:rFonts w:asciiTheme="minorEastAsia" w:hAnsiTheme="minorEastAsia"/>
        </w:rPr>
      </w:pPr>
      <w:commentRangeStart w:id="20"/>
      <w:r>
        <w:rPr>
          <w:rFonts w:asciiTheme="minorEastAsia" w:hAnsiTheme="minorEastAsia" w:cs="ＭＳ 明朝" w:hint="eastAsia"/>
        </w:rPr>
        <w:t>なお、ブランド品は箱・保証書など付属品の有無で査定が変わることがあります。可能なら付属品も一緒に査定に出しましょう。</w:t>
      </w:r>
      <w:commentRangeEnd w:id="20"/>
      <w:r>
        <w:rPr>
          <w:rStyle w:val="ad"/>
          <w:rFonts w:asciiTheme="minorEastAsia" w:hAnsiTheme="minorEastAsia"/>
          <w:sz w:val="20"/>
          <w:szCs w:val="20"/>
        </w:rPr>
        <w:commentReference w:id="20"/>
      </w:r>
    </w:p>
    <w:p w14:paraId="2B4FD27B" w14:textId="77777777" w:rsidR="00F06229" w:rsidRPr="005B5B2E" w:rsidRDefault="00000000">
      <w:pPr>
        <w:pStyle w:val="2"/>
        <w:spacing w:after="80"/>
        <w:rPr>
          <w:rFonts w:asciiTheme="minorEastAsia" w:hAnsiTheme="minorEastAsia"/>
        </w:rPr>
      </w:pPr>
      <w:bookmarkStart w:id="21" w:name="_dc1g6qw45eaz" w:colFirst="0" w:colLast="0"/>
      <w:bookmarkEnd w:id="21"/>
      <w:r>
        <w:rPr>
          <w:rFonts w:asciiTheme="minorEastAsia" w:hAnsiTheme="minorEastAsia" w:cs="ＭＳ 明朝" w:hint="eastAsia"/>
        </w:rPr>
        <w:t>結婚指輪の買取価格は「素材そのものの価値」で決まる</w:t>
      </w:r>
    </w:p>
    <w:p w14:paraId="304A924D"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「思い入れのある指輪なのに、査定額が想像より低かった」という声を聞くことがあります。</w:t>
      </w:r>
      <w:commentRangeStart w:id="22"/>
      <w:r>
        <w:rPr>
          <w:rFonts w:asciiTheme="minorEastAsia" w:hAnsiTheme="minorEastAsia" w:cs="ＭＳ 明朝" w:hint="eastAsia"/>
        </w:rPr>
        <w:t>これは、中古買取の評価基準がデザインや思い出ではなく、素材そのものの価値に基づいているためです。</w:t>
      </w:r>
      <w:commentRangeEnd w:id="22"/>
      <w:r>
        <w:rPr>
          <w:rStyle w:val="ad"/>
          <w:rFonts w:asciiTheme="minorEastAsia" w:hAnsiTheme="minorEastAsia"/>
          <w:sz w:val="20"/>
          <w:szCs w:val="20"/>
        </w:rPr>
        <w:commentReference w:id="22"/>
      </w:r>
    </w:p>
    <w:p w14:paraId="37DB50BE" w14:textId="09F56C99" w:rsidR="00F06229" w:rsidRPr="005B5B2E" w:rsidRDefault="00000000">
      <w:pPr>
        <w:spacing w:before="240" w:after="240"/>
        <w:rPr>
          <w:rFonts w:asciiTheme="minorEastAsia" w:hAnsiTheme="minorEastAsia"/>
        </w:rPr>
      </w:pPr>
      <w:r>
        <w:rPr>
          <w:rFonts w:asciiTheme="minorEastAsia" w:hAnsiTheme="minorEastAsia" w:cs="ＭＳ 明朝" w:hint="eastAsia"/>
        </w:rPr>
        <w:t>結婚指輪の買取価格は、使用されている金やプラチナの重量・純度、宝石の有無、そしてブランドによって決まります。逆にいえば、刻印の有無やデザインの流行は本質的な価格に影響しません。</w:t>
      </w:r>
    </w:p>
    <w:p w14:paraId="73B54869"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夫婦の思い出」というプライスレスな価値は本人にしか分からないため、市場価格には反映されない点は理解しておきましょう。その代わり、素材の価値は離婚や死別といった事情に左右されず常に客観的に評価されるので、刻印やダメージを過度に気にする必要はないということでもあります。</w:t>
      </w:r>
    </w:p>
    <w:p w14:paraId="205F90FD" w14:textId="3C91EAD7" w:rsidR="007F00F1" w:rsidRPr="005B5B2E" w:rsidRDefault="00000000" w:rsidP="00D82FDC">
      <w:pPr>
        <w:pStyle w:val="3"/>
        <w:spacing w:before="280"/>
      </w:pPr>
      <w:bookmarkStart w:id="23" w:name="_vbvm0a4nvjht" w:colFirst="0" w:colLast="0"/>
      <w:bookmarkEnd w:id="23"/>
      <w:r>
        <w:rPr>
          <w:rFonts w:asciiTheme="minorEastAsia" w:hAnsiTheme="minorEastAsia" w:cs="ＭＳ 明朝" w:hint="eastAsia"/>
          <w:color w:val="000000"/>
        </w:rPr>
        <w:t>購入価格と買取価格にギャップが生まれる仕組み</w:t>
      </w:r>
    </w:p>
    <w:p w14:paraId="35D42D5E" w14:textId="02F9DE81" w:rsidR="007F00F1" w:rsidRPr="007F00F1" w:rsidRDefault="007F00F1" w:rsidP="007F00F1">
      <w:pPr>
        <w:spacing w:before="240" w:after="240"/>
        <w:rPr>
          <w:rFonts w:asciiTheme="minorEastAsia" w:hAnsiTheme="minorEastAsia" w:cs="ＭＳ 明朝"/>
        </w:rPr>
      </w:pPr>
      <w:r>
        <w:rPr>
          <w:rFonts w:asciiTheme="minorEastAsia" w:hAnsiTheme="minorEastAsia" w:cs="ＭＳ 明朝" w:hint="eastAsia"/>
        </w:rPr>
        <w:t>結婚指輪の購入価格には、素材の価値に加えて、ブランドのネームバリューやデザイン料、販売店のマージンなどが含まれているため高額になります。一方、中古市場での買取査定は主に指輪の素材価値や中古需要に基づいて行われるため、購入時と買取時の価格に大きなギャップが生じるのが一般的です。</w:t>
      </w:r>
    </w:p>
    <w:p w14:paraId="6CF72E1E" w14:textId="7FF9EDF8" w:rsidR="007F00F1" w:rsidRPr="007F00F1" w:rsidRDefault="007F00F1" w:rsidP="007F00F1">
      <w:pPr>
        <w:spacing w:before="240" w:after="240"/>
        <w:rPr>
          <w:rFonts w:asciiTheme="minorEastAsia" w:hAnsiTheme="minorEastAsia" w:cs="ＭＳ 明朝"/>
        </w:rPr>
      </w:pPr>
      <w:r>
        <w:rPr>
          <w:rFonts w:asciiTheme="minorEastAsia" w:hAnsiTheme="minorEastAsia" w:cs="ＭＳ 明朝" w:hint="eastAsia"/>
        </w:rPr>
        <w:t>例えば、購入時に</w:t>
      </w:r>
      <w:r>
        <w:rPr>
          <w:rFonts w:asciiTheme="minorEastAsia" w:hAnsiTheme="minorEastAsia" w:cs="ＭＳ 明朝"/>
        </w:rPr>
        <w:t>20万円だった指輪でも、素材価値に換算して数万円台の査定額になることは珍しくありません。これは決して損をしている（買い</w:t>
      </w:r>
      <w:r>
        <w:rPr>
          <w:rFonts w:asciiTheme="minorEastAsia" w:hAnsiTheme="minorEastAsia" w:cs="ＭＳ 明朝" w:hint="eastAsia"/>
        </w:rPr>
        <w:t>たた</w:t>
      </w:r>
      <w:r>
        <w:rPr>
          <w:rFonts w:asciiTheme="minorEastAsia" w:hAnsiTheme="minorEastAsia" w:cs="ＭＳ 明朝"/>
        </w:rPr>
        <w:t>かれている）わけではなく、最初に支払った金額の多くが「デザイン料」や「ブランド代」であったというイメージに近いでしょう。</w:t>
      </w:r>
    </w:p>
    <w:p w14:paraId="2E62D5D5" w14:textId="020B337F" w:rsidR="00F06229" w:rsidRPr="005B5B2E" w:rsidRDefault="007F00F1">
      <w:pPr>
        <w:spacing w:before="240" w:after="240"/>
        <w:rPr>
          <w:rFonts w:asciiTheme="minorEastAsia" w:hAnsiTheme="minorEastAsia"/>
        </w:rPr>
      </w:pPr>
      <w:r>
        <w:rPr>
          <w:rFonts w:asciiTheme="minorEastAsia" w:hAnsiTheme="minorEastAsia" w:cs="ＭＳ 明朝" w:hint="eastAsia"/>
        </w:rPr>
        <w:t>購入価格と買取価格の差に驚かれるかもしれませんが、中古市場では素材価値が評価の中心になるという仕組みを理解しておくと、提示された査定額にも納得しやすくなります。</w:t>
      </w:r>
    </w:p>
    <w:p w14:paraId="20B220AD" w14:textId="77777777" w:rsidR="00F06229" w:rsidRPr="005B5B2E" w:rsidRDefault="00000000">
      <w:pPr>
        <w:pStyle w:val="3"/>
        <w:spacing w:before="280"/>
        <w:rPr>
          <w:rFonts w:asciiTheme="minorEastAsia" w:hAnsiTheme="minorEastAsia"/>
          <w:color w:val="000000"/>
        </w:rPr>
      </w:pPr>
      <w:bookmarkStart w:id="24" w:name="_bzxkevjltv1w" w:colFirst="0" w:colLast="0"/>
      <w:bookmarkEnd w:id="24"/>
      <w:commentRangeStart w:id="25"/>
      <w:r>
        <w:rPr>
          <w:rFonts w:asciiTheme="minorEastAsia" w:hAnsiTheme="minorEastAsia" w:cs="ＭＳ 明朝" w:hint="eastAsia"/>
          <w:color w:val="000000"/>
        </w:rPr>
        <w:lastRenderedPageBreak/>
        <w:t>金・プラチナの重量と純度が価格の土台になる</w:t>
      </w:r>
      <w:commentRangeEnd w:id="25"/>
      <w:r>
        <w:rPr>
          <w:rStyle w:val="ad"/>
          <w:rFonts w:asciiTheme="minorEastAsia" w:hAnsiTheme="minorEastAsia"/>
          <w:color w:val="000000"/>
          <w:sz w:val="20"/>
          <w:szCs w:val="20"/>
        </w:rPr>
        <w:commentReference w:id="25"/>
      </w:r>
    </w:p>
    <w:p w14:paraId="6C9C4D95" w14:textId="02C33EDF" w:rsidR="00F06229" w:rsidRPr="005B5B2E" w:rsidRDefault="00000000">
      <w:pPr>
        <w:spacing w:before="240" w:after="240"/>
        <w:rPr>
          <w:rFonts w:asciiTheme="minorEastAsia" w:hAnsiTheme="minorEastAsia"/>
        </w:rPr>
      </w:pPr>
      <w:r>
        <w:rPr>
          <w:rFonts w:asciiTheme="minorEastAsia" w:hAnsiTheme="minorEastAsia" w:cs="ＭＳ 明朝" w:hint="eastAsia"/>
        </w:rPr>
        <w:t>結婚指輪の素材としてもっとも多い金（ゴールド）やプラチナには、それ自体で国際的な相場価格があります。指輪に使われている貴金属の重さと純度が買取価格の土台になります。</w:t>
      </w:r>
    </w:p>
    <w:p w14:paraId="43594AEF" w14:textId="11F9D0D7" w:rsidR="00F06229" w:rsidRPr="005B5B2E" w:rsidRDefault="00000000">
      <w:pPr>
        <w:spacing w:before="240" w:after="240"/>
        <w:rPr>
          <w:rFonts w:asciiTheme="minorEastAsia" w:hAnsiTheme="minorEastAsia"/>
        </w:rPr>
      </w:pPr>
      <w:r>
        <w:rPr>
          <w:rFonts w:asciiTheme="minorEastAsia" w:hAnsiTheme="minorEastAsia" w:cs="ＭＳ 明朝" w:hint="eastAsia"/>
        </w:rPr>
        <w:t>金の場合、</w:t>
      </w:r>
      <w:r>
        <w:rPr>
          <w:rFonts w:asciiTheme="minorEastAsia" w:hAnsiTheme="minorEastAsia" w:cs="Arial Unicode MS"/>
        </w:rPr>
        <w:t>24K</w:t>
      </w:r>
      <w:r>
        <w:rPr>
          <w:rFonts w:asciiTheme="minorEastAsia" w:hAnsiTheme="minorEastAsia" w:cs="ＭＳ 明朝" w:hint="eastAsia"/>
        </w:rPr>
        <w:t>（純金）、</w:t>
      </w:r>
      <w:r>
        <w:rPr>
          <w:rFonts w:asciiTheme="minorEastAsia" w:hAnsiTheme="minorEastAsia" w:cs="Arial Unicode MS"/>
        </w:rPr>
        <w:t>18K</w:t>
      </w:r>
      <w:r>
        <w:rPr>
          <w:rFonts w:asciiTheme="minorEastAsia" w:hAnsiTheme="minorEastAsia" w:cs="ＭＳ 明朝" w:hint="eastAsia"/>
        </w:rPr>
        <w:t>（金</w:t>
      </w:r>
      <w:r>
        <w:rPr>
          <w:rFonts w:asciiTheme="minorEastAsia" w:hAnsiTheme="minorEastAsia" w:cs="Arial Unicode MS"/>
        </w:rPr>
        <w:t>75%</w:t>
      </w:r>
      <w:r>
        <w:rPr>
          <w:rFonts w:asciiTheme="minorEastAsia" w:hAnsiTheme="minorEastAsia" w:cs="ＭＳ 明朝" w:hint="eastAsia"/>
        </w:rPr>
        <w:t>）、</w:t>
      </w:r>
      <w:r>
        <w:rPr>
          <w:rFonts w:asciiTheme="minorEastAsia" w:hAnsiTheme="minorEastAsia" w:cs="Arial Unicode MS"/>
        </w:rPr>
        <w:t>14K</w:t>
      </w:r>
      <w:r>
        <w:rPr>
          <w:rFonts w:asciiTheme="minorEastAsia" w:hAnsiTheme="minorEastAsia" w:cs="ＭＳ 明朝" w:hint="eastAsia"/>
        </w:rPr>
        <w:t>（金</w:t>
      </w:r>
      <w:r>
        <w:rPr>
          <w:rFonts w:asciiTheme="minorEastAsia" w:hAnsiTheme="minorEastAsia" w:cs="Arial Unicode MS"/>
        </w:rPr>
        <w:t>58.5%</w:t>
      </w:r>
      <w:r>
        <w:rPr>
          <w:rFonts w:asciiTheme="minorEastAsia" w:hAnsiTheme="minorEastAsia" w:cs="ＭＳ 明朝" w:hint="eastAsia"/>
        </w:rPr>
        <w:t>）など純度によって</w:t>
      </w:r>
      <w:r>
        <w:rPr>
          <w:rFonts w:asciiTheme="minorEastAsia" w:hAnsiTheme="minorEastAsia" w:cs="Arial Unicode MS"/>
        </w:rPr>
        <w:t>1g</w:t>
      </w:r>
      <w:r>
        <w:rPr>
          <w:rFonts w:asciiTheme="minorEastAsia" w:hAnsiTheme="minorEastAsia" w:cs="ＭＳ 明朝" w:hint="eastAsia"/>
        </w:rPr>
        <w:t>あたりの価格が異なります。プラチナも</w:t>
      </w:r>
      <w:r>
        <w:rPr>
          <w:rFonts w:asciiTheme="minorEastAsia" w:hAnsiTheme="minorEastAsia" w:cs="Arial Unicode MS"/>
        </w:rPr>
        <w:t>Pt950</w:t>
      </w:r>
      <w:r>
        <w:rPr>
          <w:rFonts w:asciiTheme="minorEastAsia" w:hAnsiTheme="minorEastAsia" w:cs="ＭＳ 明朝" w:hint="eastAsia"/>
        </w:rPr>
        <w:t>、</w:t>
      </w:r>
      <w:r>
        <w:rPr>
          <w:rFonts w:asciiTheme="minorEastAsia" w:hAnsiTheme="minorEastAsia" w:cs="Arial Unicode MS"/>
        </w:rPr>
        <w:t>Pt900</w:t>
      </w:r>
      <w:r>
        <w:rPr>
          <w:rFonts w:asciiTheme="minorEastAsia" w:hAnsiTheme="minorEastAsia" w:cs="ＭＳ 明朝" w:hint="eastAsia"/>
        </w:rPr>
        <w:t>など純度によって価格が変わります。</w:t>
      </w:r>
    </w:p>
    <w:p w14:paraId="539C8BC3" w14:textId="63FBF2EA" w:rsidR="00F06229" w:rsidRPr="005B5B2E" w:rsidRDefault="00000000">
      <w:pPr>
        <w:spacing w:before="240" w:after="240"/>
        <w:rPr>
          <w:rFonts w:asciiTheme="minorEastAsia" w:hAnsiTheme="minorEastAsia"/>
        </w:rPr>
      </w:pPr>
      <w:r>
        <w:rPr>
          <w:rFonts w:asciiTheme="minorEastAsia" w:hAnsiTheme="minorEastAsia" w:cs="ＭＳ 明朝" w:hint="eastAsia"/>
        </w:rPr>
        <w:t>重さはデザイン・幅で差があり、</w:t>
      </w:r>
      <w:r>
        <w:rPr>
          <w:rFonts w:asciiTheme="minorEastAsia" w:hAnsiTheme="minorEastAsia" w:cs="Arial Unicode MS"/>
        </w:rPr>
        <w:t>3</w:t>
      </w:r>
      <w:r>
        <w:rPr>
          <w:rFonts w:asciiTheme="minorEastAsia" w:hAnsiTheme="minorEastAsia" w:cs="ＭＳ 明朝" w:hint="eastAsia"/>
        </w:rPr>
        <w:t>〜</w:t>
      </w:r>
      <w:r>
        <w:rPr>
          <w:rFonts w:asciiTheme="minorEastAsia" w:hAnsiTheme="minorEastAsia" w:cs="Arial Unicode MS"/>
        </w:rPr>
        <w:t>10g</w:t>
      </w:r>
      <w:r>
        <w:rPr>
          <w:rFonts w:asciiTheme="minorEastAsia" w:hAnsiTheme="minorEastAsia" w:cs="ＭＳ 明朝" w:hint="eastAsia"/>
        </w:rPr>
        <w:t>以上と幅があります（シンプルなリングは</w:t>
      </w:r>
      <w:r>
        <w:rPr>
          <w:rFonts w:asciiTheme="minorEastAsia" w:hAnsiTheme="minorEastAsia" w:cs="Arial Unicode MS"/>
        </w:rPr>
        <w:t>3</w:t>
      </w:r>
      <w:r>
        <w:rPr>
          <w:rFonts w:asciiTheme="minorEastAsia" w:hAnsiTheme="minorEastAsia" w:cs="ＭＳ 明朝" w:hint="eastAsia"/>
        </w:rPr>
        <w:t>〜</w:t>
      </w:r>
      <w:r>
        <w:rPr>
          <w:rFonts w:asciiTheme="minorEastAsia" w:hAnsiTheme="minorEastAsia" w:cs="Arial Unicode MS"/>
        </w:rPr>
        <w:t>5g</w:t>
      </w:r>
      <w:r>
        <w:rPr>
          <w:rFonts w:asciiTheme="minorEastAsia" w:hAnsiTheme="minorEastAsia" w:cs="ＭＳ 明朝" w:hint="eastAsia"/>
        </w:rPr>
        <w:t>が目安）。指輪の号数が大きければ、その分使われている地金の量が増えるため買取価格も高くなる傾向があります。</w:t>
      </w:r>
    </w:p>
    <w:p w14:paraId="37AAA8FB" w14:textId="77777777" w:rsidR="00F06229" w:rsidRPr="005B5B2E" w:rsidRDefault="00000000">
      <w:pPr>
        <w:pStyle w:val="3"/>
        <w:spacing w:before="280"/>
        <w:rPr>
          <w:rFonts w:asciiTheme="minorEastAsia" w:hAnsiTheme="minorEastAsia"/>
          <w:color w:val="000000"/>
        </w:rPr>
      </w:pPr>
      <w:bookmarkStart w:id="26" w:name="_y1owtqsc0onf" w:colFirst="0" w:colLast="0"/>
      <w:bookmarkEnd w:id="26"/>
      <w:r>
        <w:rPr>
          <w:rFonts w:asciiTheme="minorEastAsia" w:hAnsiTheme="minorEastAsia" w:cs="ＭＳ 明朝" w:hint="eastAsia"/>
          <w:color w:val="000000"/>
        </w:rPr>
        <w:t>ダイヤモンド付きの場合の評価ポイント</w:t>
      </w:r>
    </w:p>
    <w:p w14:paraId="292189AA" w14:textId="53A2F537" w:rsidR="00F06229" w:rsidRPr="005B5B2E" w:rsidRDefault="00000000">
      <w:pPr>
        <w:spacing w:before="240" w:after="240"/>
        <w:rPr>
          <w:rFonts w:asciiTheme="minorEastAsia" w:hAnsiTheme="minorEastAsia"/>
        </w:rPr>
      </w:pPr>
      <w:r>
        <w:rPr>
          <w:rFonts w:asciiTheme="minorEastAsia" w:hAnsiTheme="minorEastAsia" w:cs="ＭＳ 明朝" w:hint="eastAsia"/>
        </w:rPr>
        <w:t>結婚指輪には小さなメレダイヤが埋め込まれていたり、婚約指輪とセットで大きめのダイヤモンドが付いていたりする場合もあります。</w:t>
      </w:r>
    </w:p>
    <w:p w14:paraId="06AB087E" w14:textId="598B9105" w:rsidR="00F06229" w:rsidRPr="005B5B2E" w:rsidRDefault="00000000">
      <w:pPr>
        <w:spacing w:before="240" w:after="240"/>
        <w:rPr>
          <w:rFonts w:asciiTheme="minorEastAsia" w:hAnsiTheme="minorEastAsia"/>
        </w:rPr>
      </w:pPr>
      <w:r>
        <w:rPr>
          <w:rFonts w:asciiTheme="minorEastAsia" w:hAnsiTheme="minorEastAsia" w:cs="ＭＳ 明朝" w:hint="eastAsia"/>
        </w:rPr>
        <w:t>ダイヤモンドは</w:t>
      </w:r>
      <w:r>
        <w:rPr>
          <w:rFonts w:asciiTheme="minorEastAsia" w:hAnsiTheme="minorEastAsia" w:cs="Arial Unicode MS"/>
        </w:rPr>
        <w:t>4C</w:t>
      </w:r>
      <w:r>
        <w:rPr>
          <w:rFonts w:asciiTheme="minorEastAsia" w:hAnsiTheme="minorEastAsia" w:cs="ＭＳ 明朝" w:hint="eastAsia"/>
        </w:rPr>
        <w:t>（カラット・カラー・クラリティ・カット）で評価されます（鑑定機関の基準に基づく）。小粒でも品質のよいダイヤにはそれなりの値段がつきますし、大きな石であれば非常に高額になります。</w:t>
      </w:r>
    </w:p>
    <w:p w14:paraId="6A71730F" w14:textId="7AF2D243" w:rsidR="00F06229" w:rsidRPr="005B5B2E" w:rsidRDefault="00000000">
      <w:pPr>
        <w:spacing w:before="240" w:after="240"/>
        <w:rPr>
          <w:rFonts w:asciiTheme="minorEastAsia" w:hAnsiTheme="minorEastAsia"/>
        </w:rPr>
      </w:pPr>
      <w:r>
        <w:rPr>
          <w:rFonts w:asciiTheme="minorEastAsia" w:hAnsiTheme="minorEastAsia" w:cs="ＭＳ 明朝" w:hint="eastAsia"/>
        </w:rPr>
        <w:t>ただし、小粒のメレダイヤは、品質や点数によっては評価が小さくなる場合があります。鑑定書がない小粒石は評価がつきにくいことが多いです。</w:t>
      </w:r>
    </w:p>
    <w:p w14:paraId="1D57E383" w14:textId="77777777" w:rsidR="00F06229" w:rsidRPr="005B5B2E" w:rsidRDefault="00000000">
      <w:pPr>
        <w:pStyle w:val="3"/>
        <w:spacing w:before="280"/>
        <w:rPr>
          <w:rFonts w:asciiTheme="minorEastAsia" w:hAnsiTheme="minorEastAsia"/>
          <w:color w:val="000000"/>
        </w:rPr>
      </w:pPr>
      <w:bookmarkStart w:id="27" w:name="_a8tzaxx781wd" w:colFirst="0" w:colLast="0"/>
      <w:bookmarkEnd w:id="27"/>
      <w:commentRangeStart w:id="28"/>
      <w:r>
        <w:rPr>
          <w:rFonts w:asciiTheme="minorEastAsia" w:hAnsiTheme="minorEastAsia" w:cs="ＭＳ 明朝" w:hint="eastAsia"/>
          <w:color w:val="000000"/>
        </w:rPr>
        <w:t>ブランドによる価値の上乗せがあるケース</w:t>
      </w:r>
      <w:commentRangeEnd w:id="28"/>
      <w:r>
        <w:rPr>
          <w:rStyle w:val="ad"/>
          <w:rFonts w:asciiTheme="minorEastAsia" w:hAnsiTheme="minorEastAsia"/>
          <w:color w:val="000000"/>
          <w:sz w:val="20"/>
          <w:szCs w:val="20"/>
        </w:rPr>
        <w:commentReference w:id="28"/>
      </w:r>
    </w:p>
    <w:p w14:paraId="4FBFE2FE" w14:textId="5079457B" w:rsidR="00F06229" w:rsidRPr="005B5B2E" w:rsidRDefault="00000000">
      <w:pPr>
        <w:spacing w:before="240" w:after="240"/>
        <w:rPr>
          <w:rFonts w:asciiTheme="minorEastAsia" w:hAnsiTheme="minorEastAsia"/>
        </w:rPr>
      </w:pPr>
      <w:r>
        <w:rPr>
          <w:rFonts w:asciiTheme="minorEastAsia" w:hAnsiTheme="minorEastAsia" w:cs="ＭＳ 明朝" w:hint="eastAsia"/>
        </w:rPr>
        <w:t>指輪の価値は素材が基本ですが、有名ブランドのジュエリーである場合は中古市場での需要が高いため、素材以上の価格がつくこともあります。</w:t>
      </w:r>
    </w:p>
    <w:p w14:paraId="0F741247" w14:textId="576B6450" w:rsidR="00F06229" w:rsidRPr="005B5B2E" w:rsidRDefault="005B5B2E">
      <w:pPr>
        <w:spacing w:before="240" w:after="240"/>
        <w:rPr>
          <w:rFonts w:asciiTheme="minorEastAsia" w:hAnsiTheme="minorEastAsia"/>
        </w:rPr>
      </w:pPr>
      <w:r>
        <w:rPr>
          <w:rFonts w:asciiTheme="minorEastAsia" w:hAnsiTheme="minorEastAsia" w:cs="ＭＳ 明朝" w:hint="eastAsia"/>
        </w:rPr>
        <w:t>例えばティファニーやカルティエといった人気ブランドの結婚指輪は、中古でも欲しい人が多いためブランドプレミアムが発生します。ハリー・ウィンストンやヴァン</w:t>
      </w:r>
      <w:r>
        <w:rPr>
          <w:rFonts w:asciiTheme="minorEastAsia" w:hAnsiTheme="minorEastAsia" w:cs="Arial Unicode MS"/>
        </w:rPr>
        <w:t xml:space="preserve"> </w:t>
      </w:r>
      <w:r>
        <w:rPr>
          <w:rFonts w:asciiTheme="minorEastAsia" w:hAnsiTheme="minorEastAsia" w:cs="ＭＳ 明朝" w:hint="eastAsia"/>
        </w:rPr>
        <w:t>クリーフ＆アーペルなど世界</w:t>
      </w:r>
      <w:r>
        <w:rPr>
          <w:rFonts w:asciiTheme="minorEastAsia" w:hAnsiTheme="minorEastAsia" w:cs="Arial Unicode MS"/>
        </w:rPr>
        <w:t>5</w:t>
      </w:r>
      <w:r>
        <w:rPr>
          <w:rFonts w:asciiTheme="minorEastAsia" w:hAnsiTheme="minorEastAsia" w:cs="ＭＳ 明朝" w:hint="eastAsia"/>
        </w:rPr>
        <w:t>大ジュエラーに数えられるブランドは、特にリセールバリューが落ちにくい傾向にあります。</w:t>
      </w:r>
    </w:p>
    <w:p w14:paraId="72EDE5C3" w14:textId="4DF428BA" w:rsidR="00F06229" w:rsidRPr="005B5B2E" w:rsidRDefault="00000000">
      <w:pPr>
        <w:spacing w:before="240" w:after="240"/>
        <w:rPr>
          <w:rFonts w:asciiTheme="minorEastAsia" w:hAnsiTheme="minorEastAsia"/>
        </w:rPr>
      </w:pPr>
      <w:r>
        <w:rPr>
          <w:rFonts w:asciiTheme="minorEastAsia" w:hAnsiTheme="minorEastAsia" w:cs="ＭＳ 明朝" w:hint="eastAsia"/>
        </w:rPr>
        <w:t>一方、国内ブランドでも</w:t>
      </w:r>
      <w:r>
        <w:rPr>
          <w:rFonts w:asciiTheme="minorEastAsia" w:hAnsiTheme="minorEastAsia" w:cs="Arial Unicode MS"/>
        </w:rPr>
        <w:t>4</w:t>
      </w:r>
      <w:r>
        <w:rPr>
          <w:rFonts w:asciiTheme="minorEastAsia" w:hAnsiTheme="minorEastAsia" w:cs="Cambria Math"/>
        </w:rPr>
        <w:t>℃</w:t>
      </w:r>
      <w:r>
        <w:rPr>
          <w:rFonts w:asciiTheme="minorEastAsia" w:hAnsiTheme="minorEastAsia" w:cs="ＭＳ 明朝" w:hint="eastAsia"/>
        </w:rPr>
        <w:t>（ヨンドシー）やアイプリモなど手頃な価格帯のブランドは中古相場も安めですが、それでもブランド名がつくことでノーブランドより高値になりやすいです。</w:t>
      </w:r>
    </w:p>
    <w:p w14:paraId="2B945DFB" w14:textId="2ACB5558" w:rsidR="00F06229" w:rsidRPr="005B5B2E" w:rsidRDefault="00000000">
      <w:pPr>
        <w:spacing w:before="240" w:after="240"/>
        <w:rPr>
          <w:rFonts w:asciiTheme="minorEastAsia" w:hAnsiTheme="minorEastAsia"/>
        </w:rPr>
      </w:pPr>
      <w:r>
        <w:rPr>
          <w:rFonts w:asciiTheme="minorEastAsia" w:hAnsiTheme="minorEastAsia" w:cs="ＭＳ 明朝" w:hint="eastAsia"/>
        </w:rPr>
        <w:lastRenderedPageBreak/>
        <w:t>極端な話、買取業者にとってはリングが「結婚指輪」であるかどうかも関係なく、素材として再利用できるか、高級ブランドとして再販売できるかが重要なのです。</w:t>
      </w:r>
    </w:p>
    <w:p w14:paraId="75E62EA3" w14:textId="77777777" w:rsidR="00F06229" w:rsidRPr="005B5B2E" w:rsidRDefault="00000000">
      <w:pPr>
        <w:pStyle w:val="2"/>
        <w:spacing w:after="80"/>
        <w:rPr>
          <w:rFonts w:asciiTheme="minorEastAsia" w:hAnsiTheme="minorEastAsia"/>
        </w:rPr>
      </w:pPr>
      <w:bookmarkStart w:id="29" w:name="_nwbskn5c3y3k" w:colFirst="0" w:colLast="0"/>
      <w:bookmarkEnd w:id="29"/>
      <w:r>
        <w:rPr>
          <w:rFonts w:asciiTheme="minorEastAsia" w:hAnsiTheme="minorEastAsia" w:cs="ＭＳ 明朝" w:hint="eastAsia"/>
        </w:rPr>
        <w:t>【素材・ブランド別】結婚指輪の買取相場例</w:t>
      </w:r>
    </w:p>
    <w:p w14:paraId="1A9815DC" w14:textId="7F5444E1" w:rsidR="00F06229" w:rsidRPr="005B5B2E" w:rsidRDefault="009E78C8">
      <w:pPr>
        <w:spacing w:before="240" w:after="240"/>
        <w:rPr>
          <w:rFonts w:asciiTheme="minorEastAsia" w:hAnsiTheme="minorEastAsia"/>
        </w:rPr>
      </w:pPr>
      <w:r>
        <w:rPr>
          <w:rFonts w:asciiTheme="minorEastAsia" w:hAnsiTheme="minorEastAsia" w:cs="ＭＳ 明朝" w:hint="eastAsia"/>
          <w:noProof/>
          <w:lang w:val="ja-JP"/>
        </w:rPr>
        <w:drawing>
          <wp:inline distT="0" distB="0" distL="0" distR="0" wp14:anchorId="5EE3784D" wp14:editId="3E35513E">
            <wp:extent cx="5401945" cy="3600450"/>
            <wp:effectExtent l="0" t="0" r="8255" b="0"/>
            <wp:docPr id="1992420413" name="図 3" descr="衣料, スーツ, 男, 立つ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20413" name="図 3" descr="衣料, スーツ, 男, 立つ が含まれている画像  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1945" cy="3600450"/>
                    </a:xfrm>
                    <a:prstGeom prst="rect">
                      <a:avLst/>
                    </a:prstGeom>
                  </pic:spPr>
                </pic:pic>
              </a:graphicData>
            </a:graphic>
          </wp:inline>
        </w:drawing>
      </w:r>
      <w:r>
        <w:rPr>
          <w:rFonts w:asciiTheme="minorEastAsia" w:hAnsiTheme="minorEastAsia" w:cs="ＭＳ 明朝" w:hint="eastAsia"/>
        </w:rPr>
        <w:t>「自分の指輪は実際いくらになるのか」は、売却を検討する上でもっとも気になるポイントではないでしょうか。</w:t>
      </w:r>
    </w:p>
    <w:p w14:paraId="578B491A" w14:textId="3A15E096" w:rsidR="00F06229" w:rsidRPr="005B5B2E" w:rsidRDefault="00000000">
      <w:pPr>
        <w:spacing w:before="240" w:after="240"/>
        <w:rPr>
          <w:rFonts w:asciiTheme="minorEastAsia" w:hAnsiTheme="minorEastAsia"/>
        </w:rPr>
      </w:pPr>
      <w:commentRangeStart w:id="30"/>
      <w:r>
        <w:rPr>
          <w:rFonts w:asciiTheme="minorEastAsia" w:hAnsiTheme="minorEastAsia" w:cs="Arial Unicode MS"/>
        </w:rPr>
        <w:t>2026</w:t>
      </w:r>
      <w:r>
        <w:rPr>
          <w:rFonts w:asciiTheme="minorEastAsia" w:hAnsiTheme="minorEastAsia" w:cs="ＭＳ 明朝" w:hint="eastAsia"/>
        </w:rPr>
        <w:t>年</w:t>
      </w:r>
      <w:r>
        <w:rPr>
          <w:rFonts w:asciiTheme="minorEastAsia" w:hAnsiTheme="minorEastAsia" w:cs="Arial Unicode MS"/>
        </w:rPr>
        <w:t>1</w:t>
      </w:r>
      <w:r>
        <w:rPr>
          <w:rFonts w:asciiTheme="minorEastAsia" w:hAnsiTheme="minorEastAsia" w:cs="ＭＳ 明朝" w:hint="eastAsia"/>
        </w:rPr>
        <w:t>月、金買取価格は</w:t>
      </w:r>
      <w:r>
        <w:rPr>
          <w:rFonts w:asciiTheme="minorEastAsia" w:hAnsiTheme="minorEastAsia" w:cs="Arial Unicode MS"/>
        </w:rPr>
        <w:t>1g</w:t>
      </w:r>
      <w:r>
        <w:rPr>
          <w:rFonts w:asciiTheme="minorEastAsia" w:hAnsiTheme="minorEastAsia" w:cs="ＭＳ 明朝" w:hint="eastAsia"/>
        </w:rPr>
        <w:t>あたり</w:t>
      </w:r>
      <w:r>
        <w:rPr>
          <w:rFonts w:asciiTheme="minorEastAsia" w:hAnsiTheme="minorEastAsia" w:cs="Arial Unicode MS"/>
        </w:rPr>
        <w:t>3</w:t>
      </w:r>
      <w:r>
        <w:rPr>
          <w:rFonts w:asciiTheme="minorEastAsia" w:hAnsiTheme="minorEastAsia" w:cs="ＭＳ 明朝" w:hint="eastAsia"/>
        </w:rPr>
        <w:t>万円を突破しました。銀も価格上昇が続いており、結婚指輪を売るには好条件がそろっています。プラチナも金と並び近年価格が上昇傾向にあるため、今は売り時といえる状況です。</w:t>
      </w:r>
      <w:commentRangeEnd w:id="30"/>
      <w:r>
        <w:rPr>
          <w:rStyle w:val="ad"/>
          <w:rFonts w:asciiTheme="minorEastAsia" w:hAnsiTheme="minorEastAsia"/>
          <w:sz w:val="20"/>
          <w:szCs w:val="20"/>
        </w:rPr>
        <w:commentReference w:id="30"/>
      </w:r>
    </w:p>
    <w:p w14:paraId="15803C6B"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ここでは素材別・ブランド別の相場目安をご紹介します。なお、買取価格は日々変動する金相場・為替などによっても変わりますので、あくまで参考としてご覧ください。</w:t>
      </w:r>
    </w:p>
    <w:p w14:paraId="739AA3C5" w14:textId="77777777" w:rsidR="00F06229" w:rsidRPr="005B5B2E" w:rsidRDefault="00000000">
      <w:pPr>
        <w:pStyle w:val="3"/>
        <w:spacing w:before="280"/>
        <w:rPr>
          <w:rFonts w:asciiTheme="minorEastAsia" w:hAnsiTheme="minorEastAsia"/>
          <w:color w:val="000000"/>
        </w:rPr>
      </w:pPr>
      <w:bookmarkStart w:id="31" w:name="_u76bhul0pd62" w:colFirst="0" w:colLast="0"/>
      <w:bookmarkEnd w:id="31"/>
      <w:r>
        <w:rPr>
          <w:rFonts w:asciiTheme="minorEastAsia" w:hAnsiTheme="minorEastAsia" w:cs="ＭＳ 明朝" w:hint="eastAsia"/>
          <w:color w:val="000000"/>
        </w:rPr>
        <w:t>プラチナ・ゴールド・シルバーの素材別相場</w:t>
      </w:r>
    </w:p>
    <w:p w14:paraId="0E89A0AD" w14:textId="7455BCB8" w:rsidR="00F06229" w:rsidRPr="005B5B2E" w:rsidRDefault="00000000">
      <w:pPr>
        <w:spacing w:before="240" w:after="240"/>
        <w:rPr>
          <w:rFonts w:asciiTheme="minorEastAsia" w:hAnsiTheme="minorEastAsia"/>
        </w:rPr>
      </w:pPr>
      <w:r>
        <w:rPr>
          <w:rFonts w:asciiTheme="minorEastAsia" w:hAnsiTheme="minorEastAsia" w:cs="ＭＳ 明朝" w:hint="eastAsia"/>
        </w:rPr>
        <w:t>素材別の買取相場目安は以下のとおりです。</w:t>
      </w:r>
    </w:p>
    <w:tbl>
      <w:tblPr>
        <w:tblStyle w:val="a7"/>
        <w:tblW w:w="81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55"/>
        <w:gridCol w:w="2760"/>
        <w:gridCol w:w="2460"/>
      </w:tblGrid>
      <w:tr w:rsidR="00F06229" w:rsidRPr="005B5B2E" w14:paraId="273F3329" w14:textId="77777777">
        <w:trPr>
          <w:trHeight w:val="590"/>
        </w:trPr>
        <w:tc>
          <w:tcPr>
            <w:tcW w:w="295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50E5B3BC"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素材</w:t>
            </w:r>
          </w:p>
        </w:tc>
        <w:tc>
          <w:tcPr>
            <w:tcW w:w="276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172D178E" w14:textId="77777777" w:rsidR="00F06229" w:rsidRPr="005B5B2E" w:rsidRDefault="00000000">
            <w:pPr>
              <w:spacing w:line="240" w:lineRule="auto"/>
              <w:rPr>
                <w:rFonts w:asciiTheme="minorEastAsia" w:hAnsiTheme="minorEastAsia"/>
              </w:rPr>
            </w:pPr>
            <w:r>
              <w:rPr>
                <w:rFonts w:asciiTheme="minorEastAsia" w:hAnsiTheme="minorEastAsia" w:cs="Arial Unicode MS"/>
              </w:rPr>
              <w:t>1g</w:t>
            </w:r>
            <w:r>
              <w:rPr>
                <w:rFonts w:asciiTheme="minorEastAsia" w:hAnsiTheme="minorEastAsia" w:cs="ＭＳ 明朝" w:hint="eastAsia"/>
              </w:rPr>
              <w:t>あたり相場目安</w:t>
            </w:r>
          </w:p>
        </w:tc>
        <w:tc>
          <w:tcPr>
            <w:tcW w:w="246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37ED5769" w14:textId="77777777" w:rsidR="00F06229" w:rsidRPr="005B5B2E" w:rsidRDefault="00000000">
            <w:pPr>
              <w:spacing w:line="240" w:lineRule="auto"/>
              <w:rPr>
                <w:rFonts w:asciiTheme="minorEastAsia" w:hAnsiTheme="minorEastAsia"/>
              </w:rPr>
            </w:pPr>
            <w:r>
              <w:rPr>
                <w:rFonts w:asciiTheme="minorEastAsia" w:hAnsiTheme="minorEastAsia" w:cs="Arial Unicode MS"/>
              </w:rPr>
              <w:t>5g</w:t>
            </w:r>
            <w:r>
              <w:rPr>
                <w:rFonts w:asciiTheme="minorEastAsia" w:hAnsiTheme="minorEastAsia" w:cs="ＭＳ 明朝" w:hint="eastAsia"/>
              </w:rPr>
              <w:t>の指輪の場合</w:t>
            </w:r>
          </w:p>
        </w:tc>
      </w:tr>
      <w:tr w:rsidR="00F06229" w:rsidRPr="005B5B2E" w14:paraId="15591623" w14:textId="77777777">
        <w:trPr>
          <w:trHeight w:val="590"/>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9A6178" w14:textId="1835E412" w:rsidR="00F06229" w:rsidRPr="005B5B2E" w:rsidRDefault="00000000">
            <w:pPr>
              <w:spacing w:line="240" w:lineRule="auto"/>
              <w:rPr>
                <w:rFonts w:asciiTheme="minorEastAsia" w:hAnsiTheme="minorEastAsia"/>
              </w:rPr>
            </w:pPr>
            <w:commentRangeStart w:id="32"/>
            <w:r>
              <w:rPr>
                <w:rFonts w:asciiTheme="minorEastAsia" w:hAnsiTheme="minorEastAsia" w:cs="Arial Unicode MS"/>
              </w:rPr>
              <w:lastRenderedPageBreak/>
              <w:t>24K</w:t>
            </w:r>
            <w:r>
              <w:rPr>
                <w:rFonts w:asciiTheme="minorEastAsia" w:hAnsiTheme="minorEastAsia" w:cs="ＭＳ 明朝" w:hint="eastAsia"/>
              </w:rPr>
              <w:t>（純金）</w:t>
            </w:r>
          </w:p>
        </w:tc>
        <w:commentRangeEnd w:id="32"/>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A0D90" w14:textId="77777777" w:rsidR="00F06229" w:rsidRPr="005B5B2E" w:rsidRDefault="00000000">
            <w:pPr>
              <w:spacing w:line="240" w:lineRule="auto"/>
              <w:rPr>
                <w:rFonts w:asciiTheme="minorEastAsia" w:hAnsiTheme="minorEastAsia"/>
              </w:rPr>
            </w:pPr>
            <w:r>
              <w:rPr>
                <w:rStyle w:val="ad"/>
                <w:rFonts w:asciiTheme="minorEastAsia" w:hAnsiTheme="minorEastAsia" w:cs="ＭＳ 明朝" w:hint="eastAsia"/>
                <w:sz w:val="20"/>
                <w:szCs w:val="20"/>
              </w:rPr>
              <w:commentReference w:id="32"/>
            </w:r>
            <w:r>
              <w:rPr>
                <w:rFonts w:asciiTheme="minorEastAsia" w:hAnsiTheme="minorEastAsia" w:cs="ＭＳ 明朝" w:hint="eastAsia"/>
              </w:rPr>
              <w:t>約</w:t>
            </w:r>
            <w:r>
              <w:rPr>
                <w:rFonts w:asciiTheme="minorEastAsia" w:hAnsiTheme="minorEastAsia" w:cs="Arial Unicode MS"/>
              </w:rPr>
              <w:t>27,000</w:t>
            </w:r>
            <w:r>
              <w:rPr>
                <w:rFonts w:asciiTheme="minorEastAsia" w:hAnsiTheme="minorEastAsia" w:cs="ＭＳ 明朝" w:hint="eastAsia"/>
              </w:rPr>
              <w:t>円</w:t>
            </w:r>
          </w:p>
        </w:tc>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72668"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約</w:t>
            </w:r>
            <w:r>
              <w:rPr>
                <w:rFonts w:asciiTheme="minorEastAsia" w:hAnsiTheme="minorEastAsia" w:cs="Arial Unicode MS"/>
              </w:rPr>
              <w:t>135,000</w:t>
            </w:r>
            <w:r>
              <w:rPr>
                <w:rFonts w:asciiTheme="minorEastAsia" w:hAnsiTheme="minorEastAsia" w:cs="ＭＳ 明朝" w:hint="eastAsia"/>
              </w:rPr>
              <w:t>円</w:t>
            </w:r>
          </w:p>
        </w:tc>
      </w:tr>
      <w:tr w:rsidR="00F06229" w:rsidRPr="005B5B2E" w14:paraId="3C3F3B0C" w14:textId="77777777">
        <w:trPr>
          <w:trHeight w:val="590"/>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B2F297" w14:textId="667B3884" w:rsidR="00F06229" w:rsidRPr="005B5B2E" w:rsidRDefault="00000000">
            <w:pPr>
              <w:spacing w:line="240" w:lineRule="auto"/>
              <w:rPr>
                <w:rFonts w:asciiTheme="minorEastAsia" w:hAnsiTheme="minorEastAsia"/>
              </w:rPr>
            </w:pPr>
            <w:commentRangeStart w:id="33"/>
            <w:r>
              <w:rPr>
                <w:rFonts w:asciiTheme="minorEastAsia" w:hAnsiTheme="minorEastAsia" w:cs="Arial Unicode MS"/>
              </w:rPr>
              <w:t>18K</w:t>
            </w:r>
            <w:r>
              <w:rPr>
                <w:rFonts w:asciiTheme="minorEastAsia" w:hAnsiTheme="minorEastAsia" w:cs="ＭＳ 明朝" w:hint="eastAsia"/>
              </w:rPr>
              <w:t>（金</w:t>
            </w:r>
            <w:r>
              <w:rPr>
                <w:rFonts w:asciiTheme="minorEastAsia" w:hAnsiTheme="minorEastAsia" w:cs="Arial Unicode MS"/>
              </w:rPr>
              <w:t>75%</w:t>
            </w:r>
            <w:r>
              <w:rPr>
                <w:rFonts w:asciiTheme="minorEastAsia" w:hAnsiTheme="minorEastAsia" w:cs="ＭＳ 明朝" w:hint="eastAsia"/>
              </w:rPr>
              <w:t>）</w:t>
            </w:r>
          </w:p>
        </w:tc>
        <w:commentRangeEnd w:id="33"/>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15556" w14:textId="77777777" w:rsidR="00F06229" w:rsidRPr="005B5B2E" w:rsidRDefault="00732F05">
            <w:pPr>
              <w:spacing w:line="240" w:lineRule="auto"/>
              <w:rPr>
                <w:rFonts w:asciiTheme="minorEastAsia" w:hAnsiTheme="minorEastAsia"/>
              </w:rPr>
            </w:pPr>
            <w:r>
              <w:rPr>
                <w:rStyle w:val="ad"/>
                <w:rFonts w:asciiTheme="minorEastAsia" w:hAnsiTheme="minorEastAsia" w:cs="ＭＳ 明朝" w:hint="eastAsia"/>
                <w:sz w:val="20"/>
                <w:szCs w:val="20"/>
              </w:rPr>
              <w:commentReference w:id="33"/>
            </w:r>
            <w:r>
              <w:rPr>
                <w:rFonts w:asciiTheme="minorEastAsia" w:hAnsiTheme="minorEastAsia" w:cs="ＭＳ 明朝" w:hint="eastAsia"/>
              </w:rPr>
              <w:t>約</w:t>
            </w:r>
            <w:r>
              <w:rPr>
                <w:rFonts w:asciiTheme="minorEastAsia" w:hAnsiTheme="minorEastAsia" w:cs="Arial Unicode MS"/>
              </w:rPr>
              <w:t>20,000</w:t>
            </w:r>
            <w:r>
              <w:rPr>
                <w:rFonts w:asciiTheme="minorEastAsia" w:hAnsiTheme="minorEastAsia" w:cs="ＭＳ 明朝" w:hint="eastAsia"/>
              </w:rPr>
              <w:t>円</w:t>
            </w:r>
          </w:p>
        </w:tc>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38CD8"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約</w:t>
            </w:r>
            <w:r>
              <w:rPr>
                <w:rFonts w:asciiTheme="minorEastAsia" w:hAnsiTheme="minorEastAsia" w:cs="Arial Unicode MS"/>
              </w:rPr>
              <w:t>100,000</w:t>
            </w:r>
            <w:r>
              <w:rPr>
                <w:rFonts w:asciiTheme="minorEastAsia" w:hAnsiTheme="minorEastAsia" w:cs="ＭＳ 明朝" w:hint="eastAsia"/>
              </w:rPr>
              <w:t>円</w:t>
            </w:r>
          </w:p>
        </w:tc>
      </w:tr>
      <w:tr w:rsidR="00F06229" w:rsidRPr="005B5B2E" w14:paraId="2D329DF7" w14:textId="77777777">
        <w:trPr>
          <w:trHeight w:val="590"/>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C90982" w14:textId="2033FFB7" w:rsidR="00F06229" w:rsidRPr="005B5B2E" w:rsidRDefault="00000000">
            <w:pPr>
              <w:spacing w:line="240" w:lineRule="auto"/>
              <w:rPr>
                <w:rFonts w:asciiTheme="minorEastAsia" w:hAnsiTheme="minorEastAsia"/>
              </w:rPr>
            </w:pPr>
            <w:commentRangeStart w:id="34"/>
            <w:r>
              <w:rPr>
                <w:rFonts w:asciiTheme="minorEastAsia" w:hAnsiTheme="minorEastAsia" w:cs="Arial Unicode MS"/>
              </w:rPr>
              <w:t>14K</w:t>
            </w:r>
            <w:r>
              <w:rPr>
                <w:rFonts w:asciiTheme="minorEastAsia" w:hAnsiTheme="minorEastAsia" w:cs="ＭＳ 明朝" w:hint="eastAsia"/>
              </w:rPr>
              <w:t>（金</w:t>
            </w:r>
            <w:r>
              <w:rPr>
                <w:rFonts w:asciiTheme="minorEastAsia" w:hAnsiTheme="minorEastAsia" w:cs="Arial Unicode MS"/>
              </w:rPr>
              <w:t>58.5%</w:t>
            </w:r>
            <w:r>
              <w:rPr>
                <w:rFonts w:asciiTheme="minorEastAsia" w:hAnsiTheme="minorEastAsia" w:cs="ＭＳ 明朝" w:hint="eastAsia"/>
              </w:rPr>
              <w:t>）</w:t>
            </w:r>
          </w:p>
        </w:tc>
        <w:commentRangeEnd w:id="34"/>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EAB60" w14:textId="77777777" w:rsidR="00F06229" w:rsidRPr="005B5B2E" w:rsidRDefault="00000000">
            <w:pPr>
              <w:spacing w:line="240" w:lineRule="auto"/>
              <w:rPr>
                <w:rFonts w:asciiTheme="minorEastAsia" w:hAnsiTheme="minorEastAsia"/>
              </w:rPr>
            </w:pPr>
            <w:r>
              <w:rPr>
                <w:rStyle w:val="ad"/>
                <w:rFonts w:asciiTheme="minorEastAsia" w:hAnsiTheme="minorEastAsia" w:cs="ＭＳ 明朝" w:hint="eastAsia"/>
                <w:sz w:val="20"/>
                <w:szCs w:val="20"/>
              </w:rPr>
              <w:commentReference w:id="34"/>
            </w:r>
            <w:r>
              <w:rPr>
                <w:rFonts w:asciiTheme="minorEastAsia" w:hAnsiTheme="minorEastAsia" w:cs="ＭＳ 明朝" w:hint="eastAsia"/>
              </w:rPr>
              <w:t>約</w:t>
            </w:r>
            <w:r>
              <w:rPr>
                <w:rFonts w:asciiTheme="minorEastAsia" w:hAnsiTheme="minorEastAsia" w:cs="Arial Unicode MS"/>
              </w:rPr>
              <w:t>16,000</w:t>
            </w:r>
            <w:r>
              <w:rPr>
                <w:rFonts w:asciiTheme="minorEastAsia" w:hAnsiTheme="minorEastAsia" w:cs="ＭＳ 明朝" w:hint="eastAsia"/>
              </w:rPr>
              <w:t>円</w:t>
            </w:r>
          </w:p>
        </w:tc>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151F9"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約</w:t>
            </w:r>
            <w:r>
              <w:rPr>
                <w:rFonts w:asciiTheme="minorEastAsia" w:hAnsiTheme="minorEastAsia" w:cs="Arial Unicode MS"/>
              </w:rPr>
              <w:t>80,000</w:t>
            </w:r>
            <w:r>
              <w:rPr>
                <w:rFonts w:asciiTheme="minorEastAsia" w:hAnsiTheme="minorEastAsia" w:cs="ＭＳ 明朝" w:hint="eastAsia"/>
              </w:rPr>
              <w:t>円</w:t>
            </w:r>
          </w:p>
        </w:tc>
      </w:tr>
      <w:tr w:rsidR="00F06229" w:rsidRPr="005B5B2E" w14:paraId="5EEC4795" w14:textId="77777777">
        <w:trPr>
          <w:trHeight w:val="590"/>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2E4C6" w14:textId="05E5C834" w:rsidR="00F06229" w:rsidRPr="005B5B2E" w:rsidRDefault="00000000">
            <w:pPr>
              <w:spacing w:line="240" w:lineRule="auto"/>
              <w:rPr>
                <w:rFonts w:asciiTheme="minorEastAsia" w:hAnsiTheme="minorEastAsia"/>
              </w:rPr>
            </w:pPr>
            <w:commentRangeStart w:id="35"/>
            <w:r>
              <w:rPr>
                <w:rFonts w:asciiTheme="minorEastAsia" w:hAnsiTheme="minorEastAsia" w:cs="Arial Unicode MS"/>
              </w:rPr>
              <w:t>10K</w:t>
            </w:r>
            <w:r>
              <w:rPr>
                <w:rFonts w:asciiTheme="minorEastAsia" w:hAnsiTheme="minorEastAsia" w:cs="ＭＳ 明朝" w:hint="eastAsia"/>
              </w:rPr>
              <w:t>（金</w:t>
            </w:r>
            <w:r>
              <w:rPr>
                <w:rFonts w:asciiTheme="minorEastAsia" w:hAnsiTheme="minorEastAsia" w:cs="Arial Unicode MS"/>
              </w:rPr>
              <w:t>41.7%</w:t>
            </w:r>
            <w:r>
              <w:rPr>
                <w:rFonts w:asciiTheme="minorEastAsia" w:hAnsiTheme="minorEastAsia" w:cs="ＭＳ 明朝" w:hint="eastAsia"/>
              </w:rPr>
              <w:t>）</w:t>
            </w:r>
          </w:p>
        </w:tc>
        <w:commentRangeEnd w:id="35"/>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6F43D0" w14:textId="77777777" w:rsidR="00F06229" w:rsidRPr="005B5B2E" w:rsidRDefault="00000000">
            <w:pPr>
              <w:spacing w:line="240" w:lineRule="auto"/>
              <w:rPr>
                <w:rFonts w:asciiTheme="minorEastAsia" w:hAnsiTheme="minorEastAsia"/>
              </w:rPr>
            </w:pPr>
            <w:r>
              <w:rPr>
                <w:rStyle w:val="ad"/>
                <w:rFonts w:asciiTheme="minorEastAsia" w:hAnsiTheme="minorEastAsia" w:cs="ＭＳ 明朝" w:hint="eastAsia"/>
                <w:sz w:val="20"/>
                <w:szCs w:val="20"/>
              </w:rPr>
              <w:commentReference w:id="35"/>
            </w:r>
            <w:r>
              <w:rPr>
                <w:rFonts w:asciiTheme="minorEastAsia" w:hAnsiTheme="minorEastAsia" w:cs="ＭＳ 明朝" w:hint="eastAsia"/>
              </w:rPr>
              <w:t>約</w:t>
            </w:r>
            <w:r>
              <w:rPr>
                <w:rFonts w:asciiTheme="minorEastAsia" w:hAnsiTheme="minorEastAsia" w:cs="Arial Unicode MS"/>
              </w:rPr>
              <w:t>11,000</w:t>
            </w:r>
            <w:r>
              <w:rPr>
                <w:rFonts w:asciiTheme="minorEastAsia" w:hAnsiTheme="minorEastAsia" w:cs="ＭＳ 明朝" w:hint="eastAsia"/>
              </w:rPr>
              <w:t>円</w:t>
            </w:r>
          </w:p>
        </w:tc>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897222"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約</w:t>
            </w:r>
            <w:r>
              <w:rPr>
                <w:rFonts w:asciiTheme="minorEastAsia" w:hAnsiTheme="minorEastAsia" w:cs="Arial Unicode MS"/>
              </w:rPr>
              <w:t>55,000</w:t>
            </w:r>
            <w:r>
              <w:rPr>
                <w:rFonts w:asciiTheme="minorEastAsia" w:hAnsiTheme="minorEastAsia" w:cs="ＭＳ 明朝" w:hint="eastAsia"/>
              </w:rPr>
              <w:t>円</w:t>
            </w:r>
          </w:p>
        </w:tc>
      </w:tr>
      <w:tr w:rsidR="00F06229" w:rsidRPr="005B5B2E" w14:paraId="503BEF3A" w14:textId="77777777">
        <w:trPr>
          <w:trHeight w:val="590"/>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3190A" w14:textId="77777777" w:rsidR="00F06229" w:rsidRPr="005B5B2E" w:rsidRDefault="00000000">
            <w:pPr>
              <w:spacing w:line="240" w:lineRule="auto"/>
              <w:rPr>
                <w:rFonts w:asciiTheme="minorEastAsia" w:hAnsiTheme="minorEastAsia"/>
              </w:rPr>
            </w:pPr>
            <w:commentRangeStart w:id="36"/>
            <w:r>
              <w:rPr>
                <w:rFonts w:asciiTheme="minorEastAsia" w:hAnsiTheme="minorEastAsia"/>
              </w:rPr>
              <w:t>Pt900</w:t>
            </w:r>
            <w:commentRangeEnd w:id="36"/>
            <w:r>
              <w:rPr>
                <w:rStyle w:val="ad"/>
                <w:rFonts w:asciiTheme="minorEastAsia" w:hAnsiTheme="minorEastAsia"/>
                <w:sz w:val="20"/>
                <w:szCs w:val="20"/>
              </w:rPr>
              <w:commentReference w:id="36"/>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45C6B"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約</w:t>
            </w:r>
            <w:r>
              <w:rPr>
                <w:rFonts w:asciiTheme="minorEastAsia" w:hAnsiTheme="minorEastAsia" w:cs="Arial Unicode MS"/>
              </w:rPr>
              <w:t>10,000</w:t>
            </w:r>
            <w:r>
              <w:rPr>
                <w:rFonts w:asciiTheme="minorEastAsia" w:hAnsiTheme="minorEastAsia" w:cs="ＭＳ 明朝" w:hint="eastAsia"/>
              </w:rPr>
              <w:t>円</w:t>
            </w:r>
          </w:p>
        </w:tc>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A28CD"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約</w:t>
            </w:r>
            <w:r>
              <w:rPr>
                <w:rFonts w:asciiTheme="minorEastAsia" w:hAnsiTheme="minorEastAsia" w:cs="Arial Unicode MS"/>
              </w:rPr>
              <w:t>50,000</w:t>
            </w:r>
            <w:r>
              <w:rPr>
                <w:rFonts w:asciiTheme="minorEastAsia" w:hAnsiTheme="minorEastAsia" w:cs="ＭＳ 明朝" w:hint="eastAsia"/>
              </w:rPr>
              <w:t>円</w:t>
            </w:r>
          </w:p>
        </w:tc>
      </w:tr>
      <w:tr w:rsidR="00F06229" w:rsidRPr="005B5B2E" w14:paraId="5EB83CD6" w14:textId="77777777">
        <w:trPr>
          <w:trHeight w:val="590"/>
        </w:trPr>
        <w:tc>
          <w:tcPr>
            <w:tcW w:w="2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56B19" w14:textId="77777777" w:rsidR="00F06229" w:rsidRPr="005B5B2E" w:rsidRDefault="00000000">
            <w:pPr>
              <w:spacing w:line="240" w:lineRule="auto"/>
              <w:rPr>
                <w:rFonts w:asciiTheme="minorEastAsia" w:hAnsiTheme="minorEastAsia"/>
              </w:rPr>
            </w:pPr>
            <w:commentRangeStart w:id="37"/>
            <w:r>
              <w:rPr>
                <w:rFonts w:asciiTheme="minorEastAsia" w:hAnsiTheme="minorEastAsia" w:cs="ＭＳ 明朝" w:hint="eastAsia"/>
              </w:rPr>
              <w:t>シルバー（</w:t>
            </w:r>
            <w:r>
              <w:rPr>
                <w:rFonts w:asciiTheme="minorEastAsia" w:hAnsiTheme="minorEastAsia" w:cs="Arial Unicode MS"/>
              </w:rPr>
              <w:t>SV925</w:t>
            </w:r>
            <w:r>
              <w:rPr>
                <w:rFonts w:asciiTheme="minorEastAsia" w:hAnsiTheme="minorEastAsia" w:cs="ＭＳ 明朝" w:hint="eastAsia"/>
              </w:rPr>
              <w:t>）</w:t>
            </w:r>
            <w:commentRangeEnd w:id="37"/>
            <w:r>
              <w:rPr>
                <w:rStyle w:val="ad"/>
                <w:rFonts w:asciiTheme="minorEastAsia" w:hAnsiTheme="minorEastAsia"/>
                <w:sz w:val="20"/>
                <w:szCs w:val="20"/>
              </w:rPr>
              <w:commentReference w:id="37"/>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FA6E8E"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約</w:t>
            </w:r>
            <w:r>
              <w:rPr>
                <w:rFonts w:asciiTheme="minorEastAsia" w:hAnsiTheme="minorEastAsia" w:cs="Arial Unicode MS"/>
              </w:rPr>
              <w:t>360</w:t>
            </w:r>
            <w:r>
              <w:rPr>
                <w:rFonts w:asciiTheme="minorEastAsia" w:hAnsiTheme="minorEastAsia" w:cs="ＭＳ 明朝" w:hint="eastAsia"/>
              </w:rPr>
              <w:t>円</w:t>
            </w:r>
          </w:p>
        </w:tc>
        <w:tc>
          <w:tcPr>
            <w:tcW w:w="2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01A92"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約</w:t>
            </w:r>
            <w:r>
              <w:rPr>
                <w:rFonts w:asciiTheme="minorEastAsia" w:hAnsiTheme="minorEastAsia" w:cs="Arial Unicode MS"/>
              </w:rPr>
              <w:t>1,800</w:t>
            </w:r>
            <w:r>
              <w:rPr>
                <w:rFonts w:asciiTheme="minorEastAsia" w:hAnsiTheme="minorEastAsia" w:cs="ＭＳ 明朝" w:hint="eastAsia"/>
              </w:rPr>
              <w:t>円</w:t>
            </w:r>
          </w:p>
        </w:tc>
      </w:tr>
    </w:tbl>
    <w:p w14:paraId="5D02C9DD"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w:t>
      </w:r>
      <w:r>
        <w:rPr>
          <w:rFonts w:asciiTheme="minorEastAsia" w:hAnsiTheme="minorEastAsia" w:cs="Arial Unicode MS"/>
        </w:rPr>
        <w:t>2026</w:t>
      </w:r>
      <w:r>
        <w:rPr>
          <w:rFonts w:asciiTheme="minorEastAsia" w:hAnsiTheme="minorEastAsia" w:cs="ＭＳ 明朝" w:hint="eastAsia"/>
        </w:rPr>
        <w:t>年</w:t>
      </w:r>
      <w:r>
        <w:rPr>
          <w:rFonts w:asciiTheme="minorEastAsia" w:hAnsiTheme="minorEastAsia" w:cs="Arial Unicode MS"/>
        </w:rPr>
        <w:t>2</w:t>
      </w:r>
      <w:r>
        <w:rPr>
          <w:rFonts w:asciiTheme="minorEastAsia" w:hAnsiTheme="minorEastAsia" w:cs="ＭＳ 明朝" w:hint="eastAsia"/>
        </w:rPr>
        <w:t>月</w:t>
      </w:r>
      <w:r>
        <w:rPr>
          <w:rFonts w:asciiTheme="minorEastAsia" w:hAnsiTheme="minorEastAsia" w:cs="Arial Unicode MS"/>
        </w:rPr>
        <w:t>20</w:t>
      </w:r>
      <w:r>
        <w:rPr>
          <w:rFonts w:asciiTheme="minorEastAsia" w:hAnsiTheme="minorEastAsia" w:cs="ＭＳ 明朝" w:hint="eastAsia"/>
        </w:rPr>
        <w:t>日時点の参考値。相場は日々変動します。</w:t>
      </w:r>
    </w:p>
    <w:p w14:paraId="4F07013F" w14:textId="7D357495" w:rsidR="00F06229" w:rsidRPr="005B5B2E" w:rsidRDefault="00000000">
      <w:pPr>
        <w:spacing w:before="240" w:after="240"/>
        <w:rPr>
          <w:rFonts w:asciiTheme="minorEastAsia" w:hAnsiTheme="minorEastAsia"/>
        </w:rPr>
      </w:pPr>
      <w:r>
        <w:rPr>
          <w:rFonts w:asciiTheme="minorEastAsia" w:hAnsiTheme="minorEastAsia" w:cs="ＭＳ 明朝" w:hint="eastAsia"/>
        </w:rPr>
        <w:t>指輪の内側に「</w:t>
      </w:r>
      <w:r>
        <w:rPr>
          <w:rFonts w:asciiTheme="minorEastAsia" w:hAnsiTheme="minorEastAsia" w:cs="Arial Unicode MS"/>
        </w:rPr>
        <w:t>18K</w:t>
      </w:r>
      <w:r>
        <w:rPr>
          <w:rFonts w:asciiTheme="minorEastAsia" w:hAnsiTheme="minorEastAsia" w:cs="ＭＳ 明朝" w:hint="eastAsia"/>
        </w:rPr>
        <w:t>」「</w:t>
      </w:r>
      <w:r>
        <w:rPr>
          <w:rFonts w:asciiTheme="minorEastAsia" w:hAnsiTheme="minorEastAsia" w:cs="Arial Unicode MS"/>
        </w:rPr>
        <w:t>Pt900</w:t>
      </w:r>
      <w:r>
        <w:rPr>
          <w:rFonts w:asciiTheme="minorEastAsia" w:hAnsiTheme="minorEastAsia" w:cs="ＭＳ 明朝" w:hint="eastAsia"/>
        </w:rPr>
        <w:t>」などの刻印があれば、素材と純度が分かります。重さは家庭用のキッチンスケールでも測れるので、表と照らし合わせればおおよその買取額を計算できます。</w:t>
      </w:r>
    </w:p>
    <w:p w14:paraId="5AC79F2F" w14:textId="77777777" w:rsidR="00F06229" w:rsidRPr="005B5B2E" w:rsidRDefault="00000000">
      <w:pPr>
        <w:pStyle w:val="3"/>
        <w:spacing w:before="280"/>
        <w:rPr>
          <w:rFonts w:asciiTheme="minorEastAsia" w:hAnsiTheme="minorEastAsia"/>
          <w:color w:val="000000"/>
        </w:rPr>
      </w:pPr>
      <w:bookmarkStart w:id="38" w:name="_o3y97u29dbn9" w:colFirst="0" w:colLast="0"/>
      <w:bookmarkEnd w:id="38"/>
      <w:commentRangeStart w:id="39"/>
      <w:r>
        <w:rPr>
          <w:rFonts w:asciiTheme="minorEastAsia" w:hAnsiTheme="minorEastAsia" w:cs="ＭＳ 明朝" w:hint="eastAsia"/>
          <w:color w:val="000000"/>
        </w:rPr>
        <w:t>ティファニー・カルティエなど人気ブランドの相場</w:t>
      </w:r>
      <w:commentRangeEnd w:id="39"/>
      <w:r>
        <w:rPr>
          <w:rStyle w:val="ad"/>
          <w:rFonts w:asciiTheme="minorEastAsia" w:hAnsiTheme="minorEastAsia"/>
          <w:color w:val="000000"/>
          <w:sz w:val="20"/>
          <w:szCs w:val="20"/>
        </w:rPr>
        <w:commentReference w:id="39"/>
      </w:r>
    </w:p>
    <w:p w14:paraId="3732AAFC"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ブランドの結婚指輪は、素材価値に加えてブランドプレミアムが上乗せされます。以下は買取相場の目安となりますが、ブランド相場はモデル・素材・石の有無で大きく変わるため、最新の買取実績を参照するのがおすすめです。</w:t>
      </w:r>
    </w:p>
    <w:tbl>
      <w:tblPr>
        <w:tblStyle w:val="a8"/>
        <w:tblW w:w="8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60"/>
        <w:gridCol w:w="4200"/>
      </w:tblGrid>
      <w:tr w:rsidR="00F06229" w:rsidRPr="005B5B2E" w14:paraId="62702B7B" w14:textId="77777777">
        <w:trPr>
          <w:trHeight w:val="590"/>
        </w:trPr>
        <w:tc>
          <w:tcPr>
            <w:tcW w:w="426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2DD66861"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ブランド</w:t>
            </w:r>
          </w:p>
        </w:tc>
        <w:tc>
          <w:tcPr>
            <w:tcW w:w="420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156F1B1F"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買取相場目安</w:t>
            </w:r>
          </w:p>
        </w:tc>
      </w:tr>
      <w:tr w:rsidR="00F06229" w:rsidRPr="005B5B2E" w14:paraId="2318546F" w14:textId="77777777">
        <w:trPr>
          <w:trHeight w:val="590"/>
        </w:trPr>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108DF" w14:textId="77777777" w:rsidR="00F06229" w:rsidRPr="005B5B2E" w:rsidRDefault="00000000">
            <w:pPr>
              <w:spacing w:line="240" w:lineRule="auto"/>
              <w:rPr>
                <w:rFonts w:asciiTheme="minorEastAsia" w:hAnsiTheme="minorEastAsia"/>
              </w:rPr>
            </w:pPr>
            <w:commentRangeStart w:id="40"/>
            <w:r>
              <w:rPr>
                <w:rFonts w:asciiTheme="minorEastAsia" w:hAnsiTheme="minorEastAsia" w:cs="ＭＳ 明朝" w:hint="eastAsia"/>
              </w:rPr>
              <w:t>ティファニー</w:t>
            </w:r>
            <w:commentRangeEnd w:id="40"/>
            <w:r>
              <w:rPr>
                <w:rStyle w:val="ad"/>
                <w:rFonts w:asciiTheme="minorEastAsia" w:hAnsiTheme="minorEastAsia"/>
                <w:sz w:val="20"/>
                <w:szCs w:val="20"/>
              </w:rPr>
              <w:commentReference w:id="40"/>
            </w:r>
          </w:p>
        </w:tc>
        <w:tc>
          <w:tcPr>
            <w:tcW w:w="4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FDF7CD" w14:textId="77777777" w:rsidR="00F06229" w:rsidRPr="005B5B2E" w:rsidRDefault="00000000">
            <w:pPr>
              <w:spacing w:line="240" w:lineRule="auto"/>
              <w:rPr>
                <w:rFonts w:asciiTheme="minorEastAsia" w:hAnsiTheme="minorEastAsia"/>
              </w:rPr>
            </w:pPr>
            <w:r>
              <w:rPr>
                <w:rFonts w:asciiTheme="minorEastAsia" w:hAnsiTheme="minorEastAsia" w:cs="Arial Unicode MS"/>
              </w:rPr>
              <w:t>20,000</w:t>
            </w:r>
            <w:r>
              <w:rPr>
                <w:rFonts w:asciiTheme="minorEastAsia" w:hAnsiTheme="minorEastAsia" w:cs="ＭＳ 明朝" w:hint="eastAsia"/>
              </w:rPr>
              <w:t>〜</w:t>
            </w:r>
            <w:r>
              <w:rPr>
                <w:rFonts w:asciiTheme="minorEastAsia" w:hAnsiTheme="minorEastAsia" w:cs="Arial Unicode MS"/>
              </w:rPr>
              <w:t>150,000</w:t>
            </w:r>
            <w:r>
              <w:rPr>
                <w:rFonts w:asciiTheme="minorEastAsia" w:hAnsiTheme="minorEastAsia" w:cs="ＭＳ 明朝" w:hint="eastAsia"/>
              </w:rPr>
              <w:t>円</w:t>
            </w:r>
          </w:p>
        </w:tc>
      </w:tr>
      <w:tr w:rsidR="00F06229" w:rsidRPr="005B5B2E" w14:paraId="344F016D" w14:textId="77777777">
        <w:trPr>
          <w:trHeight w:val="590"/>
        </w:trPr>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BDB72" w14:textId="77777777" w:rsidR="00F06229" w:rsidRPr="005B5B2E" w:rsidRDefault="00000000">
            <w:pPr>
              <w:spacing w:line="240" w:lineRule="auto"/>
              <w:rPr>
                <w:rFonts w:asciiTheme="minorEastAsia" w:hAnsiTheme="minorEastAsia"/>
              </w:rPr>
            </w:pPr>
            <w:commentRangeStart w:id="41"/>
            <w:r>
              <w:rPr>
                <w:rFonts w:asciiTheme="minorEastAsia" w:hAnsiTheme="minorEastAsia" w:cs="ＭＳ 明朝" w:hint="eastAsia"/>
              </w:rPr>
              <w:t>カルティエ</w:t>
            </w:r>
            <w:commentRangeEnd w:id="41"/>
            <w:r>
              <w:rPr>
                <w:rStyle w:val="ad"/>
                <w:rFonts w:asciiTheme="minorEastAsia" w:hAnsiTheme="minorEastAsia"/>
                <w:sz w:val="20"/>
                <w:szCs w:val="20"/>
              </w:rPr>
              <w:commentReference w:id="41"/>
            </w:r>
          </w:p>
        </w:tc>
        <w:tc>
          <w:tcPr>
            <w:tcW w:w="4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E9C4C" w14:textId="77777777" w:rsidR="00F06229" w:rsidRPr="005B5B2E" w:rsidRDefault="00000000">
            <w:pPr>
              <w:spacing w:line="240" w:lineRule="auto"/>
              <w:rPr>
                <w:rFonts w:asciiTheme="minorEastAsia" w:hAnsiTheme="minorEastAsia"/>
              </w:rPr>
            </w:pPr>
            <w:r>
              <w:rPr>
                <w:rFonts w:asciiTheme="minorEastAsia" w:hAnsiTheme="minorEastAsia" w:cs="Arial Unicode MS"/>
              </w:rPr>
              <w:t>20,000</w:t>
            </w:r>
            <w:r>
              <w:rPr>
                <w:rFonts w:asciiTheme="minorEastAsia" w:hAnsiTheme="minorEastAsia" w:cs="ＭＳ 明朝" w:hint="eastAsia"/>
              </w:rPr>
              <w:t>〜</w:t>
            </w:r>
            <w:r>
              <w:rPr>
                <w:rFonts w:asciiTheme="minorEastAsia" w:hAnsiTheme="minorEastAsia" w:cs="Arial Unicode MS"/>
              </w:rPr>
              <w:t>150,000</w:t>
            </w:r>
            <w:r>
              <w:rPr>
                <w:rFonts w:asciiTheme="minorEastAsia" w:hAnsiTheme="minorEastAsia" w:cs="ＭＳ 明朝" w:hint="eastAsia"/>
              </w:rPr>
              <w:t>円</w:t>
            </w:r>
          </w:p>
        </w:tc>
      </w:tr>
      <w:tr w:rsidR="00F06229" w:rsidRPr="005B5B2E" w14:paraId="5D8D4D9F" w14:textId="77777777">
        <w:trPr>
          <w:trHeight w:val="590"/>
        </w:trPr>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F68924" w14:textId="77777777" w:rsidR="00F06229" w:rsidRPr="005B5B2E" w:rsidRDefault="00000000">
            <w:pPr>
              <w:spacing w:line="240" w:lineRule="auto"/>
              <w:rPr>
                <w:rFonts w:asciiTheme="minorEastAsia" w:hAnsiTheme="minorEastAsia"/>
              </w:rPr>
            </w:pPr>
            <w:commentRangeStart w:id="42"/>
            <w:r>
              <w:rPr>
                <w:rFonts w:asciiTheme="minorEastAsia" w:hAnsiTheme="minorEastAsia" w:cs="ＭＳ 明朝" w:hint="eastAsia"/>
              </w:rPr>
              <w:t>ハリー・ウィンストン</w:t>
            </w:r>
            <w:commentRangeEnd w:id="42"/>
            <w:r>
              <w:rPr>
                <w:rStyle w:val="ad"/>
                <w:rFonts w:asciiTheme="minorEastAsia" w:hAnsiTheme="minorEastAsia"/>
                <w:sz w:val="20"/>
                <w:szCs w:val="20"/>
              </w:rPr>
              <w:commentReference w:id="42"/>
            </w:r>
          </w:p>
        </w:tc>
        <w:tc>
          <w:tcPr>
            <w:tcW w:w="4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F7FC0C" w14:textId="77777777" w:rsidR="00F06229" w:rsidRPr="005B5B2E" w:rsidRDefault="00000000">
            <w:pPr>
              <w:spacing w:line="240" w:lineRule="auto"/>
              <w:rPr>
                <w:rFonts w:asciiTheme="minorEastAsia" w:hAnsiTheme="minorEastAsia"/>
              </w:rPr>
            </w:pPr>
            <w:r>
              <w:rPr>
                <w:rFonts w:asciiTheme="minorEastAsia" w:hAnsiTheme="minorEastAsia" w:cs="Arial Unicode MS"/>
              </w:rPr>
              <w:t>300,000</w:t>
            </w:r>
            <w:r>
              <w:rPr>
                <w:rFonts w:asciiTheme="minorEastAsia" w:hAnsiTheme="minorEastAsia" w:cs="ＭＳ 明朝" w:hint="eastAsia"/>
              </w:rPr>
              <w:t>〜</w:t>
            </w:r>
            <w:r>
              <w:rPr>
                <w:rFonts w:asciiTheme="minorEastAsia" w:hAnsiTheme="minorEastAsia" w:cs="Arial Unicode MS"/>
              </w:rPr>
              <w:t>1,000,000</w:t>
            </w:r>
            <w:r>
              <w:rPr>
                <w:rFonts w:asciiTheme="minorEastAsia" w:hAnsiTheme="minorEastAsia" w:cs="ＭＳ 明朝" w:hint="eastAsia"/>
              </w:rPr>
              <w:t>円以上</w:t>
            </w:r>
          </w:p>
        </w:tc>
      </w:tr>
      <w:tr w:rsidR="00F06229" w:rsidRPr="005B5B2E" w14:paraId="629122B3" w14:textId="77777777">
        <w:trPr>
          <w:trHeight w:val="590"/>
        </w:trPr>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E7B0F2" w14:textId="77777777" w:rsidR="00F06229" w:rsidRPr="005B5B2E" w:rsidRDefault="00000000">
            <w:pPr>
              <w:spacing w:line="240" w:lineRule="auto"/>
              <w:rPr>
                <w:rFonts w:asciiTheme="minorEastAsia" w:hAnsiTheme="minorEastAsia"/>
              </w:rPr>
            </w:pPr>
            <w:commentRangeStart w:id="43"/>
            <w:r>
              <w:rPr>
                <w:rFonts w:asciiTheme="minorEastAsia" w:hAnsiTheme="minorEastAsia" w:cs="ＭＳ 明朝" w:hint="eastAsia"/>
              </w:rPr>
              <w:lastRenderedPageBreak/>
              <w:t>ヴァン</w:t>
            </w:r>
            <w:r>
              <w:rPr>
                <w:rFonts w:asciiTheme="minorEastAsia" w:hAnsiTheme="minorEastAsia" w:cs="Arial Unicode MS"/>
              </w:rPr>
              <w:t xml:space="preserve"> </w:t>
            </w:r>
            <w:r>
              <w:rPr>
                <w:rFonts w:asciiTheme="minorEastAsia" w:hAnsiTheme="minorEastAsia" w:cs="ＭＳ 明朝" w:hint="eastAsia"/>
              </w:rPr>
              <w:t>クリーフ＆アーペル</w:t>
            </w:r>
            <w:commentRangeEnd w:id="43"/>
            <w:r>
              <w:rPr>
                <w:rStyle w:val="ad"/>
                <w:rFonts w:asciiTheme="minorEastAsia" w:hAnsiTheme="minorEastAsia"/>
                <w:sz w:val="20"/>
                <w:szCs w:val="20"/>
              </w:rPr>
              <w:commentReference w:id="43"/>
            </w:r>
          </w:p>
        </w:tc>
        <w:tc>
          <w:tcPr>
            <w:tcW w:w="4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BE1C6" w14:textId="77777777" w:rsidR="00F06229" w:rsidRPr="005B5B2E" w:rsidRDefault="00000000">
            <w:pPr>
              <w:spacing w:line="240" w:lineRule="auto"/>
              <w:rPr>
                <w:rFonts w:asciiTheme="minorEastAsia" w:hAnsiTheme="minorEastAsia"/>
              </w:rPr>
            </w:pPr>
            <w:r>
              <w:rPr>
                <w:rFonts w:asciiTheme="minorEastAsia" w:hAnsiTheme="minorEastAsia" w:cs="Arial Unicode MS"/>
              </w:rPr>
              <w:t>50,000</w:t>
            </w:r>
            <w:r>
              <w:rPr>
                <w:rFonts w:asciiTheme="minorEastAsia" w:hAnsiTheme="minorEastAsia" w:cs="ＭＳ 明朝" w:hint="eastAsia"/>
              </w:rPr>
              <w:t>〜</w:t>
            </w:r>
            <w:r>
              <w:rPr>
                <w:rFonts w:asciiTheme="minorEastAsia" w:hAnsiTheme="minorEastAsia" w:cs="Arial Unicode MS"/>
              </w:rPr>
              <w:t>300,000</w:t>
            </w:r>
            <w:r>
              <w:rPr>
                <w:rFonts w:asciiTheme="minorEastAsia" w:hAnsiTheme="minorEastAsia" w:cs="ＭＳ 明朝" w:hint="eastAsia"/>
              </w:rPr>
              <w:t>円</w:t>
            </w:r>
          </w:p>
        </w:tc>
      </w:tr>
      <w:tr w:rsidR="00F06229" w:rsidRPr="005B5B2E" w14:paraId="7FF65ABC" w14:textId="77777777">
        <w:trPr>
          <w:trHeight w:val="590"/>
        </w:trPr>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D0896" w14:textId="77777777" w:rsidR="00F06229" w:rsidRPr="005B5B2E" w:rsidRDefault="00000000">
            <w:pPr>
              <w:spacing w:line="240" w:lineRule="auto"/>
              <w:rPr>
                <w:rFonts w:asciiTheme="minorEastAsia" w:hAnsiTheme="minorEastAsia"/>
              </w:rPr>
            </w:pPr>
            <w:commentRangeStart w:id="44"/>
            <w:r>
              <w:rPr>
                <w:rFonts w:asciiTheme="minorEastAsia" w:hAnsiTheme="minorEastAsia" w:cs="Arial Unicode MS"/>
              </w:rPr>
              <w:t>4</w:t>
            </w:r>
            <w:r>
              <w:rPr>
                <w:rFonts w:asciiTheme="minorEastAsia" w:hAnsiTheme="minorEastAsia" w:cs="Cambria Math"/>
              </w:rPr>
              <w:t>℃</w:t>
            </w:r>
            <w:r>
              <w:rPr>
                <w:rFonts w:asciiTheme="minorEastAsia" w:hAnsiTheme="minorEastAsia" w:cs="ＭＳ 明朝" w:hint="eastAsia"/>
              </w:rPr>
              <w:t>（ヨンドシー）</w:t>
            </w:r>
            <w:commentRangeEnd w:id="44"/>
            <w:r>
              <w:rPr>
                <w:rStyle w:val="ad"/>
                <w:rFonts w:asciiTheme="minorEastAsia" w:hAnsiTheme="minorEastAsia"/>
                <w:sz w:val="20"/>
                <w:szCs w:val="20"/>
              </w:rPr>
              <w:commentReference w:id="44"/>
            </w:r>
          </w:p>
        </w:tc>
        <w:tc>
          <w:tcPr>
            <w:tcW w:w="4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6F6159" w14:textId="77777777" w:rsidR="00F06229" w:rsidRPr="005B5B2E" w:rsidRDefault="00000000">
            <w:pPr>
              <w:spacing w:line="240" w:lineRule="auto"/>
              <w:rPr>
                <w:rFonts w:asciiTheme="minorEastAsia" w:hAnsiTheme="minorEastAsia"/>
              </w:rPr>
            </w:pPr>
            <w:r>
              <w:rPr>
                <w:rFonts w:asciiTheme="minorEastAsia" w:hAnsiTheme="minorEastAsia" w:cs="Arial Unicode MS"/>
              </w:rPr>
              <w:t>10,000</w:t>
            </w:r>
            <w:r>
              <w:rPr>
                <w:rFonts w:asciiTheme="minorEastAsia" w:hAnsiTheme="minorEastAsia" w:cs="ＭＳ 明朝" w:hint="eastAsia"/>
              </w:rPr>
              <w:t>〜</w:t>
            </w:r>
            <w:r>
              <w:rPr>
                <w:rFonts w:asciiTheme="minorEastAsia" w:hAnsiTheme="minorEastAsia" w:cs="Arial Unicode MS"/>
              </w:rPr>
              <w:t>30,000</w:t>
            </w:r>
            <w:r>
              <w:rPr>
                <w:rFonts w:asciiTheme="minorEastAsia" w:hAnsiTheme="minorEastAsia" w:cs="ＭＳ 明朝" w:hint="eastAsia"/>
              </w:rPr>
              <w:t>円</w:t>
            </w:r>
          </w:p>
        </w:tc>
      </w:tr>
      <w:tr w:rsidR="00F06229" w:rsidRPr="005B5B2E" w14:paraId="3B36AB94" w14:textId="77777777">
        <w:trPr>
          <w:trHeight w:val="590"/>
        </w:trPr>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03E279" w14:textId="77777777" w:rsidR="00F06229" w:rsidRPr="005B5B2E" w:rsidRDefault="00000000">
            <w:pPr>
              <w:spacing w:line="240" w:lineRule="auto"/>
              <w:rPr>
                <w:rFonts w:asciiTheme="minorEastAsia" w:hAnsiTheme="minorEastAsia"/>
              </w:rPr>
            </w:pPr>
            <w:commentRangeStart w:id="45"/>
            <w:r>
              <w:rPr>
                <w:rFonts w:asciiTheme="minorEastAsia" w:hAnsiTheme="minorEastAsia" w:cs="ＭＳ 明朝" w:hint="eastAsia"/>
              </w:rPr>
              <w:t>アイプリモ</w:t>
            </w:r>
            <w:commentRangeEnd w:id="45"/>
            <w:r>
              <w:rPr>
                <w:rStyle w:val="ad"/>
                <w:rFonts w:asciiTheme="minorEastAsia" w:hAnsiTheme="minorEastAsia"/>
                <w:sz w:val="20"/>
                <w:szCs w:val="20"/>
              </w:rPr>
              <w:commentReference w:id="45"/>
            </w:r>
          </w:p>
        </w:tc>
        <w:tc>
          <w:tcPr>
            <w:tcW w:w="4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13FF52" w14:textId="77777777" w:rsidR="00F06229" w:rsidRPr="005B5B2E" w:rsidRDefault="00000000">
            <w:pPr>
              <w:spacing w:line="240" w:lineRule="auto"/>
              <w:rPr>
                <w:rFonts w:asciiTheme="minorEastAsia" w:hAnsiTheme="minorEastAsia"/>
              </w:rPr>
            </w:pPr>
            <w:r>
              <w:rPr>
                <w:rFonts w:asciiTheme="minorEastAsia" w:hAnsiTheme="minorEastAsia" w:cs="Arial Unicode MS"/>
              </w:rPr>
              <w:t>15,000</w:t>
            </w:r>
            <w:r>
              <w:rPr>
                <w:rFonts w:asciiTheme="minorEastAsia" w:hAnsiTheme="minorEastAsia" w:cs="ＭＳ 明朝" w:hint="eastAsia"/>
              </w:rPr>
              <w:t>〜</w:t>
            </w:r>
            <w:r>
              <w:rPr>
                <w:rFonts w:asciiTheme="minorEastAsia" w:hAnsiTheme="minorEastAsia" w:cs="Arial Unicode MS"/>
              </w:rPr>
              <w:t>50,000</w:t>
            </w:r>
            <w:r>
              <w:rPr>
                <w:rFonts w:asciiTheme="minorEastAsia" w:hAnsiTheme="minorEastAsia" w:cs="ＭＳ 明朝" w:hint="eastAsia"/>
              </w:rPr>
              <w:t>円</w:t>
            </w:r>
          </w:p>
        </w:tc>
      </w:tr>
      <w:tr w:rsidR="00F06229" w:rsidRPr="005B5B2E" w14:paraId="6582CB8B" w14:textId="77777777">
        <w:trPr>
          <w:trHeight w:val="590"/>
        </w:trPr>
        <w:tc>
          <w:tcPr>
            <w:tcW w:w="4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612ED9" w14:textId="77777777" w:rsidR="00F06229" w:rsidRPr="005B5B2E" w:rsidRDefault="00000000">
            <w:pPr>
              <w:spacing w:line="240" w:lineRule="auto"/>
              <w:rPr>
                <w:rFonts w:asciiTheme="minorEastAsia" w:hAnsiTheme="minorEastAsia"/>
              </w:rPr>
            </w:pPr>
            <w:commentRangeStart w:id="46"/>
            <w:r>
              <w:rPr>
                <w:rFonts w:asciiTheme="minorEastAsia" w:hAnsiTheme="minorEastAsia" w:cs="ＭＳ 明朝" w:hint="eastAsia"/>
              </w:rPr>
              <w:t>俄（</w:t>
            </w:r>
            <w:r>
              <w:rPr>
                <w:rFonts w:asciiTheme="minorEastAsia" w:hAnsiTheme="minorEastAsia" w:cs="Arial Unicode MS"/>
              </w:rPr>
              <w:t>NIWAKA</w:t>
            </w:r>
            <w:r>
              <w:rPr>
                <w:rFonts w:asciiTheme="minorEastAsia" w:hAnsiTheme="minorEastAsia" w:cs="ＭＳ 明朝" w:hint="eastAsia"/>
              </w:rPr>
              <w:t>）・星の砂など</w:t>
            </w:r>
            <w:commentRangeEnd w:id="46"/>
            <w:r>
              <w:rPr>
                <w:rStyle w:val="ad"/>
                <w:rFonts w:asciiTheme="minorEastAsia" w:hAnsiTheme="minorEastAsia"/>
                <w:sz w:val="20"/>
                <w:szCs w:val="20"/>
              </w:rPr>
              <w:commentReference w:id="46"/>
            </w:r>
          </w:p>
        </w:tc>
        <w:tc>
          <w:tcPr>
            <w:tcW w:w="4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F0BC2" w14:textId="77777777" w:rsidR="00F06229" w:rsidRPr="005B5B2E" w:rsidRDefault="00000000">
            <w:pPr>
              <w:spacing w:line="240" w:lineRule="auto"/>
              <w:rPr>
                <w:rFonts w:asciiTheme="minorEastAsia" w:hAnsiTheme="minorEastAsia"/>
              </w:rPr>
            </w:pPr>
            <w:r>
              <w:rPr>
                <w:rFonts w:asciiTheme="minorEastAsia" w:hAnsiTheme="minorEastAsia" w:cs="Arial Unicode MS"/>
              </w:rPr>
              <w:t>10,000</w:t>
            </w:r>
            <w:r>
              <w:rPr>
                <w:rFonts w:asciiTheme="minorEastAsia" w:hAnsiTheme="minorEastAsia" w:cs="ＭＳ 明朝" w:hint="eastAsia"/>
              </w:rPr>
              <w:t>〜</w:t>
            </w:r>
            <w:r>
              <w:rPr>
                <w:rFonts w:asciiTheme="minorEastAsia" w:hAnsiTheme="minorEastAsia" w:cs="Arial Unicode MS"/>
              </w:rPr>
              <w:t>40,000</w:t>
            </w:r>
            <w:r>
              <w:rPr>
                <w:rFonts w:asciiTheme="minorEastAsia" w:hAnsiTheme="minorEastAsia" w:cs="ＭＳ 明朝" w:hint="eastAsia"/>
              </w:rPr>
              <w:t>円</w:t>
            </w:r>
          </w:p>
        </w:tc>
      </w:tr>
    </w:tbl>
    <w:p w14:paraId="65C78AEE"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同じブランドでも、モデルやダイヤモンドの有無によって価格差があります。詳しくは上記の表を参考にしてください。</w:t>
      </w:r>
    </w:p>
    <w:p w14:paraId="3329BAD5" w14:textId="77777777" w:rsidR="00F06229" w:rsidRPr="005B5B2E" w:rsidRDefault="00000000">
      <w:pPr>
        <w:pStyle w:val="3"/>
        <w:spacing w:before="280"/>
        <w:rPr>
          <w:rFonts w:asciiTheme="minorEastAsia" w:hAnsiTheme="minorEastAsia"/>
          <w:color w:val="000000"/>
        </w:rPr>
      </w:pPr>
      <w:bookmarkStart w:id="47" w:name="_uzkb61kv73d0" w:colFirst="0" w:colLast="0"/>
      <w:bookmarkEnd w:id="47"/>
      <w:commentRangeStart w:id="48"/>
      <w:r>
        <w:rPr>
          <w:rFonts w:asciiTheme="minorEastAsia" w:hAnsiTheme="minorEastAsia" w:cs="ＭＳ 明朝" w:hint="eastAsia"/>
          <w:color w:val="000000"/>
        </w:rPr>
        <w:t>ダイヤモンド付き指輪の相場目安</w:t>
      </w:r>
      <w:commentRangeEnd w:id="48"/>
      <w:r>
        <w:rPr>
          <w:rStyle w:val="ad"/>
          <w:rFonts w:asciiTheme="minorEastAsia" w:hAnsiTheme="minorEastAsia"/>
          <w:color w:val="000000"/>
          <w:sz w:val="20"/>
          <w:szCs w:val="20"/>
        </w:rPr>
        <w:commentReference w:id="48"/>
      </w:r>
    </w:p>
    <w:p w14:paraId="62F14635"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ダイヤモンドの大きさ・品質によって買取価格は大きく変わります。</w:t>
      </w:r>
    </w:p>
    <w:tbl>
      <w:tblPr>
        <w:tblStyle w:val="a9"/>
        <w:tblW w:w="72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35"/>
        <w:gridCol w:w="5040"/>
      </w:tblGrid>
      <w:tr w:rsidR="00F06229" w:rsidRPr="005B5B2E" w14:paraId="678491AA" w14:textId="77777777">
        <w:trPr>
          <w:trHeight w:val="590"/>
        </w:trPr>
        <w:tc>
          <w:tcPr>
            <w:tcW w:w="223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5D1F4E5F"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カラット</w:t>
            </w:r>
          </w:p>
        </w:tc>
        <w:tc>
          <w:tcPr>
            <w:tcW w:w="504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150E7AAA"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買取価格目安</w:t>
            </w:r>
          </w:p>
        </w:tc>
      </w:tr>
      <w:tr w:rsidR="00F06229" w:rsidRPr="005B5B2E" w14:paraId="38F3A9A7" w14:textId="77777777">
        <w:trPr>
          <w:trHeight w:val="590"/>
        </w:trPr>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512A7" w14:textId="77777777" w:rsidR="00F06229" w:rsidRPr="005B5B2E" w:rsidRDefault="00000000">
            <w:pPr>
              <w:spacing w:line="240" w:lineRule="auto"/>
              <w:rPr>
                <w:rFonts w:asciiTheme="minorEastAsia" w:hAnsiTheme="minorEastAsia"/>
              </w:rPr>
            </w:pPr>
            <w:r>
              <w:rPr>
                <w:rFonts w:asciiTheme="minorEastAsia" w:hAnsiTheme="minorEastAsia" w:cs="Arial Unicode MS"/>
              </w:rPr>
              <w:t>0.25ct</w:t>
            </w:r>
            <w:r>
              <w:rPr>
                <w:rFonts w:asciiTheme="minorEastAsia" w:hAnsiTheme="minorEastAsia" w:cs="ＭＳ 明朝" w:hint="eastAsia"/>
              </w:rPr>
              <w:t>程度</w:t>
            </w:r>
          </w:p>
        </w:tc>
        <w:tc>
          <w:tcPr>
            <w:tcW w:w="5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98017" w14:textId="77777777" w:rsidR="00F06229" w:rsidRPr="005B5B2E" w:rsidRDefault="00000000">
            <w:pPr>
              <w:spacing w:line="240" w:lineRule="auto"/>
              <w:rPr>
                <w:rFonts w:asciiTheme="minorEastAsia" w:hAnsiTheme="minorEastAsia"/>
              </w:rPr>
            </w:pPr>
            <w:r>
              <w:rPr>
                <w:rFonts w:asciiTheme="minorEastAsia" w:hAnsiTheme="minorEastAsia" w:cs="Arial Unicode MS"/>
              </w:rPr>
              <w:t>20,000</w:t>
            </w:r>
            <w:r>
              <w:rPr>
                <w:rFonts w:asciiTheme="minorEastAsia" w:hAnsiTheme="minorEastAsia" w:cs="ＭＳ 明朝" w:hint="eastAsia"/>
              </w:rPr>
              <w:t>〜</w:t>
            </w:r>
            <w:r>
              <w:rPr>
                <w:rFonts w:asciiTheme="minorEastAsia" w:hAnsiTheme="minorEastAsia" w:cs="Arial Unicode MS"/>
              </w:rPr>
              <w:t>30,000</w:t>
            </w:r>
            <w:r>
              <w:rPr>
                <w:rFonts w:asciiTheme="minorEastAsia" w:hAnsiTheme="minorEastAsia" w:cs="ＭＳ 明朝" w:hint="eastAsia"/>
              </w:rPr>
              <w:t>円</w:t>
            </w:r>
          </w:p>
        </w:tc>
      </w:tr>
      <w:tr w:rsidR="00F06229" w:rsidRPr="005B5B2E" w14:paraId="2168C246" w14:textId="77777777">
        <w:trPr>
          <w:trHeight w:val="590"/>
        </w:trPr>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04774" w14:textId="77777777" w:rsidR="00F06229" w:rsidRPr="005B5B2E" w:rsidRDefault="00000000">
            <w:pPr>
              <w:spacing w:line="240" w:lineRule="auto"/>
              <w:rPr>
                <w:rFonts w:asciiTheme="minorEastAsia" w:hAnsiTheme="minorEastAsia"/>
              </w:rPr>
            </w:pPr>
            <w:r>
              <w:rPr>
                <w:rFonts w:asciiTheme="minorEastAsia" w:hAnsiTheme="minorEastAsia"/>
              </w:rPr>
              <w:t>0.5ct</w:t>
            </w:r>
          </w:p>
        </w:tc>
        <w:tc>
          <w:tcPr>
            <w:tcW w:w="5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8228EC" w14:textId="77777777" w:rsidR="00F06229" w:rsidRPr="005B5B2E" w:rsidRDefault="00000000">
            <w:pPr>
              <w:spacing w:line="240" w:lineRule="auto"/>
              <w:rPr>
                <w:rFonts w:asciiTheme="minorEastAsia" w:hAnsiTheme="minorEastAsia"/>
              </w:rPr>
            </w:pPr>
            <w:r>
              <w:rPr>
                <w:rFonts w:asciiTheme="minorEastAsia" w:hAnsiTheme="minorEastAsia" w:cs="Arial Unicode MS"/>
              </w:rPr>
              <w:t>80,000</w:t>
            </w:r>
            <w:r>
              <w:rPr>
                <w:rFonts w:asciiTheme="minorEastAsia" w:hAnsiTheme="minorEastAsia" w:cs="ＭＳ 明朝" w:hint="eastAsia"/>
              </w:rPr>
              <w:t>〜</w:t>
            </w:r>
            <w:r>
              <w:rPr>
                <w:rFonts w:asciiTheme="minorEastAsia" w:hAnsiTheme="minorEastAsia" w:cs="Arial Unicode MS"/>
              </w:rPr>
              <w:t>150,000</w:t>
            </w:r>
            <w:r>
              <w:rPr>
                <w:rFonts w:asciiTheme="minorEastAsia" w:hAnsiTheme="minorEastAsia" w:cs="ＭＳ 明朝" w:hint="eastAsia"/>
              </w:rPr>
              <w:t>円</w:t>
            </w:r>
          </w:p>
        </w:tc>
      </w:tr>
      <w:tr w:rsidR="00F06229" w:rsidRPr="005B5B2E" w14:paraId="13C818C6" w14:textId="77777777">
        <w:trPr>
          <w:trHeight w:val="590"/>
        </w:trPr>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1B76B" w14:textId="77777777" w:rsidR="00F06229" w:rsidRPr="005B5B2E" w:rsidRDefault="00000000">
            <w:pPr>
              <w:spacing w:line="240" w:lineRule="auto"/>
              <w:rPr>
                <w:rFonts w:asciiTheme="minorEastAsia" w:hAnsiTheme="minorEastAsia"/>
              </w:rPr>
            </w:pPr>
            <w:r>
              <w:rPr>
                <w:rFonts w:asciiTheme="minorEastAsia" w:hAnsiTheme="minorEastAsia" w:cs="Arial Unicode MS"/>
              </w:rPr>
              <w:t>1ct</w:t>
            </w:r>
            <w:r>
              <w:rPr>
                <w:rFonts w:asciiTheme="minorEastAsia" w:hAnsiTheme="minorEastAsia" w:cs="ＭＳ 明朝" w:hint="eastAsia"/>
              </w:rPr>
              <w:t>以上</w:t>
            </w:r>
          </w:p>
        </w:tc>
        <w:tc>
          <w:tcPr>
            <w:tcW w:w="5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16625B" w14:textId="77777777" w:rsidR="00F06229" w:rsidRPr="005B5B2E" w:rsidRDefault="00000000">
            <w:pPr>
              <w:spacing w:line="240" w:lineRule="auto"/>
              <w:rPr>
                <w:rFonts w:asciiTheme="minorEastAsia" w:hAnsiTheme="minorEastAsia"/>
              </w:rPr>
            </w:pPr>
            <w:r>
              <w:rPr>
                <w:rFonts w:asciiTheme="minorEastAsia" w:hAnsiTheme="minorEastAsia" w:cs="Arial Unicode MS"/>
              </w:rPr>
              <w:t>300,000</w:t>
            </w:r>
            <w:r>
              <w:rPr>
                <w:rFonts w:asciiTheme="minorEastAsia" w:hAnsiTheme="minorEastAsia" w:cs="ＭＳ 明朝" w:hint="eastAsia"/>
              </w:rPr>
              <w:t>〜</w:t>
            </w:r>
            <w:r>
              <w:rPr>
                <w:rFonts w:asciiTheme="minorEastAsia" w:hAnsiTheme="minorEastAsia" w:cs="Arial Unicode MS"/>
              </w:rPr>
              <w:t>1,000,000</w:t>
            </w:r>
            <w:r>
              <w:rPr>
                <w:rFonts w:asciiTheme="minorEastAsia" w:hAnsiTheme="minorEastAsia" w:cs="ＭＳ 明朝" w:hint="eastAsia"/>
              </w:rPr>
              <w:t>円以上</w:t>
            </w:r>
          </w:p>
        </w:tc>
      </w:tr>
    </w:tbl>
    <w:p w14:paraId="7E6B23FD"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上記はダイヤモンド単体の価値です。実際の買取額は、これに指輪の素材（金・プラチナ）の価値が加わります。</w:t>
      </w:r>
    </w:p>
    <w:p w14:paraId="6F50ACB9" w14:textId="06C66095" w:rsidR="00F06229" w:rsidRPr="005B5B2E" w:rsidRDefault="005B5B2E">
      <w:pPr>
        <w:spacing w:before="240" w:after="240"/>
        <w:rPr>
          <w:rFonts w:asciiTheme="minorEastAsia" w:hAnsiTheme="minorEastAsia"/>
        </w:rPr>
      </w:pPr>
      <w:r>
        <w:rPr>
          <w:rFonts w:asciiTheme="minorEastAsia" w:hAnsiTheme="minorEastAsia" w:cs="ＭＳ 明朝" w:hint="eastAsia"/>
        </w:rPr>
        <w:t>例えば</w:t>
      </w:r>
      <w:r>
        <w:rPr>
          <w:rFonts w:asciiTheme="minorEastAsia" w:hAnsiTheme="minorEastAsia" w:cs="Arial Unicode MS"/>
        </w:rPr>
        <w:t>0.25ct</w:t>
      </w:r>
      <w:r>
        <w:rPr>
          <w:rFonts w:asciiTheme="minorEastAsia" w:hAnsiTheme="minorEastAsia" w:cs="ＭＳ 明朝" w:hint="eastAsia"/>
        </w:rPr>
        <w:t>程度のダイヤ付きマリッジリングなら、素材と合わせて</w:t>
      </w:r>
      <w:r>
        <w:rPr>
          <w:rFonts w:asciiTheme="minorEastAsia" w:hAnsiTheme="minorEastAsia" w:cs="Arial Unicode MS"/>
        </w:rPr>
        <w:t>2</w:t>
      </w:r>
      <w:r>
        <w:rPr>
          <w:rFonts w:asciiTheme="minorEastAsia" w:hAnsiTheme="minorEastAsia" w:cs="ＭＳ 明朝" w:hint="eastAsia"/>
        </w:rPr>
        <w:t>〜</w:t>
      </w:r>
      <w:r>
        <w:rPr>
          <w:rFonts w:asciiTheme="minorEastAsia" w:hAnsiTheme="minorEastAsia" w:cs="Arial Unicode MS"/>
        </w:rPr>
        <w:t>5</w:t>
      </w:r>
      <w:r>
        <w:rPr>
          <w:rFonts w:asciiTheme="minorEastAsia" w:hAnsiTheme="minorEastAsia" w:cs="ＭＳ 明朝" w:hint="eastAsia"/>
        </w:rPr>
        <w:t>万円前後。</w:t>
      </w:r>
      <w:r>
        <w:rPr>
          <w:rFonts w:asciiTheme="minorEastAsia" w:hAnsiTheme="minorEastAsia" w:cs="Arial Unicode MS"/>
        </w:rPr>
        <w:t>0.5ct</w:t>
      </w:r>
      <w:r>
        <w:rPr>
          <w:rFonts w:asciiTheme="minorEastAsia" w:hAnsiTheme="minorEastAsia" w:cs="ＭＳ 明朝" w:hint="eastAsia"/>
        </w:rPr>
        <w:t>以上の大粒ダイヤが付いた婚約指輪クラスなら、</w:t>
      </w:r>
      <w:r>
        <w:rPr>
          <w:rFonts w:asciiTheme="minorEastAsia" w:hAnsiTheme="minorEastAsia" w:cs="Arial Unicode MS"/>
        </w:rPr>
        <w:t>10</w:t>
      </w:r>
      <w:r>
        <w:rPr>
          <w:rFonts w:asciiTheme="minorEastAsia" w:hAnsiTheme="minorEastAsia" w:cs="ＭＳ 明朝" w:hint="eastAsia"/>
        </w:rPr>
        <w:t>万円以上の査定も期待できます。</w:t>
      </w:r>
    </w:p>
    <w:p w14:paraId="04FF3351" w14:textId="77777777" w:rsidR="00F06229" w:rsidRPr="005B5B2E" w:rsidRDefault="00000000">
      <w:pPr>
        <w:pStyle w:val="2"/>
        <w:spacing w:after="80"/>
        <w:rPr>
          <w:rFonts w:asciiTheme="minorEastAsia" w:hAnsiTheme="minorEastAsia"/>
        </w:rPr>
      </w:pPr>
      <w:bookmarkStart w:id="49" w:name="_sbww242312pf" w:colFirst="0" w:colLast="0"/>
      <w:bookmarkEnd w:id="49"/>
      <w:commentRangeStart w:id="50"/>
      <w:r>
        <w:rPr>
          <w:rFonts w:asciiTheme="minorEastAsia" w:hAnsiTheme="minorEastAsia" w:cs="ＭＳ 明朝" w:hint="eastAsia"/>
        </w:rPr>
        <w:t>プライバシーを守りながら安心して売却する方法</w:t>
      </w:r>
      <w:commentRangeEnd w:id="50"/>
      <w:r>
        <w:rPr>
          <w:rStyle w:val="ad"/>
          <w:rFonts w:asciiTheme="minorEastAsia" w:hAnsiTheme="minorEastAsia"/>
          <w:sz w:val="20"/>
          <w:szCs w:val="20"/>
        </w:rPr>
        <w:commentReference w:id="50"/>
      </w:r>
    </w:p>
    <w:p w14:paraId="4D605283"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デリケートな事情で結婚指輪を売る場合、「周囲に知られたくない」「店員に詮索されたくない」というプライバシー面の不安を抱える方も少なくありません。</w:t>
      </w:r>
    </w:p>
    <w:p w14:paraId="034A4C40"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lastRenderedPageBreak/>
        <w:t>信頼できる買取店を選べば、こうした心配は不要です。多くの買取専門店では秘密厳守を徹底しており、人目を気にせず利用できるサービスも充実しています。</w:t>
      </w:r>
    </w:p>
    <w:p w14:paraId="545BF2DD"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また、買い取られた指輪の刻印は消去されるため、個人情報が第三者に渡る心配もありません。ここでは、安心して取引するためのポイントをお伝えします。</w:t>
      </w:r>
    </w:p>
    <w:p w14:paraId="6680EA4B" w14:textId="77777777" w:rsidR="00F06229" w:rsidRPr="005B5B2E" w:rsidRDefault="00000000">
      <w:pPr>
        <w:pStyle w:val="3"/>
        <w:spacing w:before="280"/>
        <w:rPr>
          <w:rFonts w:asciiTheme="minorEastAsia" w:hAnsiTheme="minorEastAsia"/>
          <w:color w:val="000000"/>
        </w:rPr>
      </w:pPr>
      <w:bookmarkStart w:id="51" w:name="_4f2k29vhhw7p" w:colFirst="0" w:colLast="0"/>
      <w:bookmarkEnd w:id="51"/>
      <w:r>
        <w:rPr>
          <w:rFonts w:asciiTheme="minorEastAsia" w:hAnsiTheme="minorEastAsia" w:cs="ＭＳ 明朝" w:hint="eastAsia"/>
          <w:color w:val="000000"/>
        </w:rPr>
        <w:t>秘密厳守を徹底している買取店の特徴</w:t>
      </w:r>
    </w:p>
    <w:p w14:paraId="7AA92033"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多くの買取店は個人情報の適切な管理を掲げています。「お客様の秘密厳守を徹底」とうたっている店舗では、個人情報は適切に管理されています。</w:t>
      </w:r>
    </w:p>
    <w:p w14:paraId="45454661" w14:textId="0373EFB3" w:rsidR="00F06229" w:rsidRPr="005B5B2E" w:rsidRDefault="00000000">
      <w:pPr>
        <w:spacing w:before="240" w:after="240"/>
        <w:rPr>
          <w:rFonts w:asciiTheme="minorEastAsia" w:hAnsiTheme="minorEastAsia"/>
        </w:rPr>
      </w:pPr>
      <w:r>
        <w:rPr>
          <w:rFonts w:asciiTheme="minorEastAsia" w:hAnsiTheme="minorEastAsia" w:cs="ＭＳ 明朝" w:hint="eastAsia"/>
        </w:rPr>
        <w:t>離婚直後で周囲に知られたくない場合でも、適切に情報管理される業者なら安心です。評判のよい店舗では丁寧な接客を徹底しており、初めて貴金属を売る方でも安心して相談できます。</w:t>
      </w:r>
    </w:p>
    <w:p w14:paraId="0DA9C8D7" w14:textId="77777777" w:rsidR="00F06229" w:rsidRPr="005B5B2E" w:rsidRDefault="00000000">
      <w:pPr>
        <w:pStyle w:val="3"/>
        <w:spacing w:before="280"/>
        <w:rPr>
          <w:rFonts w:asciiTheme="minorEastAsia" w:hAnsiTheme="minorEastAsia"/>
          <w:color w:val="000000"/>
        </w:rPr>
      </w:pPr>
      <w:bookmarkStart w:id="52" w:name="_s06k9ldms4jo" w:colFirst="0" w:colLast="0"/>
      <w:bookmarkEnd w:id="52"/>
      <w:r>
        <w:rPr>
          <w:rFonts w:asciiTheme="minorEastAsia" w:hAnsiTheme="minorEastAsia" w:cs="ＭＳ 明朝" w:hint="eastAsia"/>
          <w:color w:val="000000"/>
        </w:rPr>
        <w:t>宅配・出張・個室対応で人目を気にせず利用できる</w:t>
      </w:r>
    </w:p>
    <w:p w14:paraId="458A8C2A"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店舗での対面買取に抵抗がある場合、人目につきにくいサービスを選ぶことも可能です。</w:t>
      </w:r>
    </w:p>
    <w:tbl>
      <w:tblPr>
        <w:tblStyle w:val="aa"/>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90"/>
        <w:gridCol w:w="5735"/>
      </w:tblGrid>
      <w:tr w:rsidR="00F06229" w:rsidRPr="005B5B2E" w14:paraId="4E7A8196" w14:textId="77777777">
        <w:trPr>
          <w:trHeight w:val="590"/>
        </w:trPr>
        <w:tc>
          <w:tcPr>
            <w:tcW w:w="119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F2FF99A"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サービス</w:t>
            </w:r>
          </w:p>
        </w:tc>
        <w:tc>
          <w:tcPr>
            <w:tcW w:w="573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1E877AB0"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特徴</w:t>
            </w:r>
          </w:p>
        </w:tc>
      </w:tr>
      <w:tr w:rsidR="00F06229" w:rsidRPr="005B5B2E" w14:paraId="643FD2E9" w14:textId="77777777">
        <w:trPr>
          <w:trHeight w:val="590"/>
        </w:trPr>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A348D"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宅配買取</w:t>
            </w:r>
          </w:p>
        </w:tc>
        <w:tc>
          <w:tcPr>
            <w:tcW w:w="5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EF5FE"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中身の分からない梱包で送付でき、対面せずに済む</w:t>
            </w:r>
          </w:p>
        </w:tc>
      </w:tr>
      <w:tr w:rsidR="00F06229" w:rsidRPr="005B5B2E" w14:paraId="36B949D3" w14:textId="77777777">
        <w:trPr>
          <w:trHeight w:val="590"/>
        </w:trPr>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8B12FA"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出張買取</w:t>
            </w:r>
          </w:p>
        </w:tc>
        <w:tc>
          <w:tcPr>
            <w:tcW w:w="5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3F4F6"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自宅で査定してもらえるため外出不要</w:t>
            </w:r>
          </w:p>
        </w:tc>
      </w:tr>
      <w:tr w:rsidR="00F06229" w:rsidRPr="005B5B2E" w14:paraId="6293BCAB" w14:textId="77777777">
        <w:trPr>
          <w:trHeight w:val="590"/>
        </w:trPr>
        <w:tc>
          <w:tcPr>
            <w:tcW w:w="1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1EFED" w14:textId="77777777" w:rsidR="00F06229" w:rsidRPr="005B5B2E" w:rsidRDefault="00000000">
            <w:pPr>
              <w:spacing w:line="240" w:lineRule="auto"/>
              <w:rPr>
                <w:rFonts w:asciiTheme="minorEastAsia" w:hAnsiTheme="minorEastAsia"/>
              </w:rPr>
            </w:pPr>
            <w:r>
              <w:rPr>
                <w:rFonts w:asciiTheme="minorEastAsia" w:hAnsiTheme="minorEastAsia" w:cs="ＭＳ 明朝" w:hint="eastAsia"/>
              </w:rPr>
              <w:t>個室対応</w:t>
            </w:r>
          </w:p>
        </w:tc>
        <w:tc>
          <w:tcPr>
            <w:tcW w:w="5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E53DA" w14:textId="11BF6904" w:rsidR="00F06229" w:rsidRPr="005B5B2E" w:rsidRDefault="005B5B2E">
            <w:pPr>
              <w:spacing w:line="240" w:lineRule="auto"/>
              <w:rPr>
                <w:rFonts w:asciiTheme="minorEastAsia" w:hAnsiTheme="minorEastAsia"/>
              </w:rPr>
            </w:pPr>
            <w:r>
              <w:rPr>
                <w:rFonts w:asciiTheme="minorEastAsia" w:hAnsiTheme="minorEastAsia" w:cs="ＭＳ 明朝" w:hint="eastAsia"/>
              </w:rPr>
              <w:t>ほかの客から会話や品物を見られる心配がない</w:t>
            </w:r>
          </w:p>
        </w:tc>
      </w:tr>
    </w:tbl>
    <w:p w14:paraId="58B9CA3B"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事前予約制で人と顔を合わせにくいよう工夫している店もあります。周囲の目が気になる人は、そうしたプライバシー重視の店舗を選ぶとよいでしょう。</w:t>
      </w:r>
    </w:p>
    <w:p w14:paraId="6A9018AA" w14:textId="77777777" w:rsidR="00F06229" w:rsidRPr="005B5B2E" w:rsidRDefault="00000000">
      <w:pPr>
        <w:pStyle w:val="3"/>
        <w:spacing w:before="280"/>
        <w:rPr>
          <w:rFonts w:asciiTheme="minorEastAsia" w:hAnsiTheme="minorEastAsia"/>
          <w:color w:val="000000"/>
        </w:rPr>
      </w:pPr>
      <w:bookmarkStart w:id="53" w:name="_aoxtvof9zlgq" w:colFirst="0" w:colLast="0"/>
      <w:bookmarkEnd w:id="53"/>
      <w:commentRangeStart w:id="54"/>
      <w:r>
        <w:rPr>
          <w:rFonts w:asciiTheme="minorEastAsia" w:hAnsiTheme="minorEastAsia" w:cs="ＭＳ 明朝" w:hint="eastAsia"/>
          <w:color w:val="000000"/>
        </w:rPr>
        <w:t>売却後の刻印消去で個人情報も保護される</w:t>
      </w:r>
      <w:commentRangeEnd w:id="54"/>
      <w:r>
        <w:rPr>
          <w:rStyle w:val="ad"/>
          <w:rFonts w:asciiTheme="minorEastAsia" w:hAnsiTheme="minorEastAsia"/>
          <w:color w:val="000000"/>
          <w:sz w:val="20"/>
          <w:szCs w:val="20"/>
        </w:rPr>
        <w:commentReference w:id="54"/>
      </w:r>
    </w:p>
    <w:p w14:paraId="350F2CCB"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指輪を売った後、その指輪がどこかで転売され自分と結びつく情報が漏れないか心配という方もいるかもしれません。</w:t>
      </w:r>
    </w:p>
    <w:p w14:paraId="223624F7"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lastRenderedPageBreak/>
        <w:t>一般的に、買い取られた結婚指輪は業者によって溶解されたり、研磨で刻印を完全に消されたりします。イニシャルや結婚日などの刻印が入っていても、そのまま中古市場に出回ることはありません。指輪が誰のものだったか第三者に知られる可能性は極めて低いので安心してください。</w:t>
      </w:r>
    </w:p>
    <w:p w14:paraId="1234DA92" w14:textId="772C80C3" w:rsidR="00F06229" w:rsidRPr="005B5B2E" w:rsidRDefault="00000000">
      <w:pPr>
        <w:spacing w:before="240" w:after="240"/>
        <w:rPr>
          <w:rFonts w:asciiTheme="minorEastAsia" w:hAnsiTheme="minorEastAsia"/>
        </w:rPr>
      </w:pPr>
      <w:r>
        <w:rPr>
          <w:rFonts w:asciiTheme="minorEastAsia" w:hAnsiTheme="minorEastAsia" w:cs="ＭＳ 明朝" w:hint="eastAsia"/>
        </w:rPr>
        <w:t>また、売却時に離婚や死別の事情を話す必要も特にありません。査定士からすれば指輪の価値評価が仕事ですので、プライベートな背景に深入りすることはありません。</w:t>
      </w:r>
    </w:p>
    <w:p w14:paraId="10B1C76B" w14:textId="77777777" w:rsidR="00F06229" w:rsidRPr="005B5B2E" w:rsidRDefault="00000000">
      <w:pPr>
        <w:pStyle w:val="2"/>
        <w:spacing w:after="80"/>
        <w:rPr>
          <w:rFonts w:asciiTheme="minorEastAsia" w:hAnsiTheme="minorEastAsia"/>
        </w:rPr>
      </w:pPr>
      <w:bookmarkStart w:id="55" w:name="_b7mps0dpne4e" w:colFirst="0" w:colLast="0"/>
      <w:bookmarkEnd w:id="55"/>
      <w:r>
        <w:rPr>
          <w:rFonts w:asciiTheme="minorEastAsia" w:hAnsiTheme="minorEastAsia" w:cs="ＭＳ 明朝" w:hint="eastAsia"/>
        </w:rPr>
        <w:t>結婚指輪を高く売るためのポイント</w:t>
      </w:r>
    </w:p>
    <w:p w14:paraId="0F3C0614" w14:textId="5A99A5E3" w:rsidR="00F06229" w:rsidRPr="005B5B2E" w:rsidRDefault="009E78C8">
      <w:pPr>
        <w:spacing w:before="240" w:after="240"/>
        <w:rPr>
          <w:rFonts w:asciiTheme="minorEastAsia" w:hAnsiTheme="minorEastAsia"/>
        </w:rPr>
      </w:pPr>
      <w:r>
        <w:rPr>
          <w:rFonts w:asciiTheme="minorEastAsia" w:hAnsiTheme="minorEastAsia" w:cs="ＭＳ 明朝" w:hint="eastAsia"/>
          <w:noProof/>
          <w:lang w:val="ja-JP"/>
        </w:rPr>
        <w:drawing>
          <wp:inline distT="0" distB="0" distL="0" distR="0" wp14:anchorId="537DD945" wp14:editId="411E3072">
            <wp:extent cx="5401945" cy="3600450"/>
            <wp:effectExtent l="0" t="0" r="8255" b="0"/>
            <wp:docPr id="396789914" name="図 4" descr="テーブル, 座る, メガネ, 皿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89914" name="図 4" descr="テーブル, 座る, メガネ, 皿 が含まれている画像  自動的に生成された説明"/>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1945" cy="3600450"/>
                    </a:xfrm>
                    <a:prstGeom prst="rect">
                      <a:avLst/>
                    </a:prstGeom>
                  </pic:spPr>
                </pic:pic>
              </a:graphicData>
            </a:graphic>
          </wp:inline>
        </w:drawing>
      </w:r>
      <w:r>
        <w:rPr>
          <w:rFonts w:asciiTheme="minorEastAsia" w:hAnsiTheme="minorEastAsia" w:cs="ＭＳ 明朝" w:hint="eastAsia"/>
        </w:rPr>
        <w:t>どうせ結婚指輪を売却するなら、できるだけ高く買い取ってもらいたいものです。買取価格は素材やブランドで決まる部分が大きいですが、売り方次第で査定額をアップさせることも可能です。</w:t>
      </w:r>
    </w:p>
    <w:p w14:paraId="0CC1D535"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付属品や鑑定書の有無、業者選びなど、ちょっとした工夫で査定額に差が出ることもあります。ここでは、高価買取のコツをご紹介します。</w:t>
      </w:r>
    </w:p>
    <w:p w14:paraId="031CFE9E" w14:textId="0154AF88" w:rsidR="00F06229" w:rsidRPr="005B5B2E" w:rsidRDefault="00000000">
      <w:pPr>
        <w:pStyle w:val="3"/>
        <w:spacing w:before="280"/>
        <w:rPr>
          <w:rFonts w:asciiTheme="minorEastAsia" w:hAnsiTheme="minorEastAsia"/>
          <w:color w:val="000000"/>
        </w:rPr>
      </w:pPr>
      <w:bookmarkStart w:id="56" w:name="_9pbk046whqb7" w:colFirst="0" w:colLast="0"/>
      <w:bookmarkEnd w:id="56"/>
      <w:r>
        <w:rPr>
          <w:rFonts w:asciiTheme="minorEastAsia" w:hAnsiTheme="minorEastAsia" w:cs="ＭＳ 明朝" w:hint="eastAsia"/>
          <w:color w:val="000000"/>
        </w:rPr>
        <w:t>付属品や鑑定書をそろえる</w:t>
      </w:r>
    </w:p>
    <w:p w14:paraId="0A6094E5"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購入時についてきた箱・ケース、ギャランティカード（保証書）や鑑定書などがあれば必ず一緒に提出しましょう。</w:t>
      </w:r>
    </w:p>
    <w:p w14:paraId="363CD017" w14:textId="42F58EDD" w:rsidR="00F06229" w:rsidRPr="005B5B2E" w:rsidRDefault="00000000">
      <w:pPr>
        <w:spacing w:before="240" w:after="240"/>
        <w:rPr>
          <w:rFonts w:asciiTheme="minorEastAsia" w:hAnsiTheme="minorEastAsia"/>
        </w:rPr>
      </w:pPr>
      <w:commentRangeStart w:id="57"/>
      <w:r>
        <w:rPr>
          <w:rFonts w:asciiTheme="minorEastAsia" w:hAnsiTheme="minorEastAsia" w:cs="ＭＳ 明朝" w:hint="eastAsia"/>
        </w:rPr>
        <w:lastRenderedPageBreak/>
        <w:t>特にダイヤモンドの鑑定書や指輪の品質証明書は、素材や石のクオリティを証明する重要書類です。付属品や鑑定書があると、査定がスムーズになったり評価が上がったりすることがあります。</w:t>
      </w:r>
      <w:commentRangeEnd w:id="57"/>
      <w:r>
        <w:rPr>
          <w:rStyle w:val="ad"/>
          <w:rFonts w:asciiTheme="minorEastAsia" w:hAnsiTheme="minorEastAsia"/>
          <w:sz w:val="20"/>
          <w:szCs w:val="20"/>
        </w:rPr>
        <w:commentReference w:id="57"/>
      </w:r>
    </w:p>
    <w:p w14:paraId="5607C3FB" w14:textId="28DE9D18" w:rsidR="00F06229" w:rsidRPr="005B5B2E" w:rsidRDefault="00000000">
      <w:pPr>
        <w:spacing w:before="240" w:after="240"/>
        <w:rPr>
          <w:rFonts w:asciiTheme="minorEastAsia" w:hAnsiTheme="minorEastAsia"/>
        </w:rPr>
      </w:pPr>
      <w:r>
        <w:rPr>
          <w:rFonts w:asciiTheme="minorEastAsia" w:hAnsiTheme="minorEastAsia" w:cs="ＭＳ 明朝" w:hint="eastAsia"/>
        </w:rPr>
        <w:t>箱についても、ブランドのケースがあると再販時の価値が上がるためプラス査定になることがあります。「購入時に何が付いていたか覚えていない」という場合は、とりあえず手元にある関連物はすべて持参・送付しましょう。</w:t>
      </w:r>
    </w:p>
    <w:p w14:paraId="02F6699A" w14:textId="77777777" w:rsidR="00F06229" w:rsidRPr="005B5B2E" w:rsidRDefault="00000000">
      <w:pPr>
        <w:pStyle w:val="3"/>
        <w:spacing w:before="280"/>
        <w:rPr>
          <w:rFonts w:asciiTheme="minorEastAsia" w:hAnsiTheme="minorEastAsia"/>
          <w:color w:val="000000"/>
        </w:rPr>
      </w:pPr>
      <w:bookmarkStart w:id="58" w:name="_ggm32bf1zber" w:colFirst="0" w:colLast="0"/>
      <w:bookmarkEnd w:id="58"/>
      <w:r>
        <w:rPr>
          <w:rFonts w:asciiTheme="minorEastAsia" w:hAnsiTheme="minorEastAsia" w:cs="ＭＳ 明朝" w:hint="eastAsia"/>
          <w:color w:val="000000"/>
        </w:rPr>
        <w:t>複数の業者で査定を比較する</w:t>
      </w:r>
    </w:p>
    <w:p w14:paraId="423DDE43" w14:textId="77777777" w:rsidR="00F06229" w:rsidRPr="005B5B2E" w:rsidRDefault="00000000">
      <w:pPr>
        <w:spacing w:before="240" w:after="240"/>
        <w:rPr>
          <w:rFonts w:asciiTheme="minorEastAsia" w:hAnsiTheme="minorEastAsia"/>
        </w:rPr>
      </w:pPr>
      <w:commentRangeStart w:id="59"/>
      <w:r>
        <w:rPr>
          <w:rFonts w:asciiTheme="minorEastAsia" w:hAnsiTheme="minorEastAsia" w:cs="ＭＳ 明朝" w:hint="eastAsia"/>
        </w:rPr>
        <w:t>結婚指輪の査定額は業者ごとに異なる場合があります。販路や評価方針により査定額が変わることがあるためです。</w:t>
      </w:r>
      <w:commentRangeEnd w:id="59"/>
      <w:r>
        <w:rPr>
          <w:rStyle w:val="ad"/>
          <w:rFonts w:asciiTheme="minorEastAsia" w:hAnsiTheme="minorEastAsia"/>
          <w:sz w:val="20"/>
          <w:szCs w:val="20"/>
        </w:rPr>
        <w:commentReference w:id="59"/>
      </w:r>
    </w:p>
    <w:p w14:paraId="5A84755A"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特にブランド品やダイヤ付きの場合、お店の販売ルートや在庫状況で提示額に差が出ることがあります。時間と手間に余裕があれば、複数の買取店で見積もりを取って比較検討することをおすすめします。</w:t>
      </w:r>
    </w:p>
    <w:p w14:paraId="2696D357" w14:textId="729AB290" w:rsidR="00F06229" w:rsidRPr="005B5B2E" w:rsidRDefault="00000000">
      <w:pPr>
        <w:spacing w:before="240" w:after="240"/>
        <w:rPr>
          <w:rFonts w:asciiTheme="minorEastAsia" w:hAnsiTheme="minorEastAsia"/>
        </w:rPr>
      </w:pPr>
      <w:r>
        <w:rPr>
          <w:rFonts w:asciiTheme="minorEastAsia" w:hAnsiTheme="minorEastAsia" w:cs="ＭＳ 明朝" w:hint="eastAsia"/>
        </w:rPr>
        <w:t>最近では一度に多数の業者に査定依頼できるサービスもあります。こうしたサービスを使えば自分で何軒も回らなくても大まかな相場感をつかめますし、最高値をつけてくれる業者が見つかる可能性もあります。</w:t>
      </w:r>
    </w:p>
    <w:p w14:paraId="03367BB0" w14:textId="77777777" w:rsidR="00F06229" w:rsidRPr="005B5B2E" w:rsidRDefault="00000000">
      <w:pPr>
        <w:pStyle w:val="3"/>
        <w:spacing w:before="280"/>
        <w:rPr>
          <w:rFonts w:asciiTheme="minorEastAsia" w:hAnsiTheme="minorEastAsia"/>
          <w:color w:val="000000"/>
        </w:rPr>
      </w:pPr>
      <w:bookmarkStart w:id="60" w:name="_cl1ttfxcuomd" w:colFirst="0" w:colLast="0"/>
      <w:bookmarkEnd w:id="60"/>
      <w:commentRangeStart w:id="61"/>
      <w:r>
        <w:rPr>
          <w:rFonts w:asciiTheme="minorEastAsia" w:hAnsiTheme="minorEastAsia" w:cs="ＭＳ 明朝" w:hint="eastAsia"/>
          <w:color w:val="000000"/>
        </w:rPr>
        <w:t>リセールバリューが落ちにくいブランドを知っておく</w:t>
      </w:r>
      <w:commentRangeEnd w:id="61"/>
      <w:r>
        <w:rPr>
          <w:rStyle w:val="ad"/>
          <w:rFonts w:asciiTheme="minorEastAsia" w:hAnsiTheme="minorEastAsia"/>
          <w:color w:val="000000"/>
          <w:sz w:val="20"/>
          <w:szCs w:val="20"/>
        </w:rPr>
        <w:commentReference w:id="61"/>
      </w:r>
    </w:p>
    <w:p w14:paraId="5C33C290"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結婚指輪を購入する際、将来的な売却を考えてリセールバリューの高いブランドを選ぶという視点もあります。すでに手元にある指輪がこれらのブランドであれば、高額査定が期待できるかもしれません。</w:t>
      </w:r>
    </w:p>
    <w:p w14:paraId="48BBEDEC"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一般的に、以下のブランドはリセールバリューが落ちにくいとされています。</w:t>
      </w:r>
    </w:p>
    <w:p w14:paraId="6CA35EE2" w14:textId="77777777" w:rsidR="00F06229" w:rsidRPr="005B5B2E" w:rsidRDefault="00000000">
      <w:pPr>
        <w:numPr>
          <w:ilvl w:val="0"/>
          <w:numId w:val="1"/>
        </w:numPr>
        <w:spacing w:before="240"/>
        <w:rPr>
          <w:rFonts w:asciiTheme="minorEastAsia" w:hAnsiTheme="minorEastAsia"/>
        </w:rPr>
      </w:pPr>
      <w:r>
        <w:rPr>
          <w:rFonts w:asciiTheme="minorEastAsia" w:hAnsiTheme="minorEastAsia" w:cs="ＭＳ 明朝" w:hint="eastAsia"/>
        </w:rPr>
        <w:t>ハリー・ウィンストン</w:t>
      </w:r>
    </w:p>
    <w:p w14:paraId="527BF05F" w14:textId="77777777" w:rsidR="00F06229" w:rsidRPr="005B5B2E" w:rsidRDefault="00000000">
      <w:pPr>
        <w:numPr>
          <w:ilvl w:val="0"/>
          <w:numId w:val="1"/>
        </w:numPr>
        <w:rPr>
          <w:rFonts w:asciiTheme="minorEastAsia" w:hAnsiTheme="minorEastAsia"/>
        </w:rPr>
      </w:pPr>
      <w:r>
        <w:rPr>
          <w:rFonts w:asciiTheme="minorEastAsia" w:hAnsiTheme="minorEastAsia" w:cs="ＭＳ 明朝" w:hint="eastAsia"/>
        </w:rPr>
        <w:t>カルティエ</w:t>
      </w:r>
    </w:p>
    <w:p w14:paraId="77C1587B" w14:textId="77777777" w:rsidR="00F06229" w:rsidRPr="005B5B2E" w:rsidRDefault="00000000">
      <w:pPr>
        <w:numPr>
          <w:ilvl w:val="0"/>
          <w:numId w:val="1"/>
        </w:numPr>
        <w:rPr>
          <w:rFonts w:asciiTheme="minorEastAsia" w:hAnsiTheme="minorEastAsia"/>
        </w:rPr>
      </w:pPr>
      <w:r>
        <w:rPr>
          <w:rFonts w:asciiTheme="minorEastAsia" w:hAnsiTheme="minorEastAsia" w:cs="ＭＳ 明朝" w:hint="eastAsia"/>
        </w:rPr>
        <w:t>ティファニー</w:t>
      </w:r>
    </w:p>
    <w:p w14:paraId="4F6C5D12" w14:textId="77777777" w:rsidR="00F06229" w:rsidRPr="005B5B2E" w:rsidRDefault="00000000">
      <w:pPr>
        <w:numPr>
          <w:ilvl w:val="0"/>
          <w:numId w:val="1"/>
        </w:numPr>
        <w:rPr>
          <w:rFonts w:asciiTheme="minorEastAsia" w:hAnsiTheme="minorEastAsia"/>
        </w:rPr>
      </w:pPr>
      <w:r>
        <w:rPr>
          <w:rFonts w:asciiTheme="minorEastAsia" w:hAnsiTheme="minorEastAsia" w:cs="ＭＳ 明朝" w:hint="eastAsia"/>
        </w:rPr>
        <w:t>ヴァン</w:t>
      </w:r>
      <w:r>
        <w:rPr>
          <w:rFonts w:asciiTheme="minorEastAsia" w:hAnsiTheme="minorEastAsia" w:cs="Arial Unicode MS"/>
        </w:rPr>
        <w:t xml:space="preserve"> </w:t>
      </w:r>
      <w:r>
        <w:rPr>
          <w:rFonts w:asciiTheme="minorEastAsia" w:hAnsiTheme="minorEastAsia" w:cs="ＭＳ 明朝" w:hint="eastAsia"/>
        </w:rPr>
        <w:t>クリーフ＆アーペル</w:t>
      </w:r>
    </w:p>
    <w:p w14:paraId="0B3B5515" w14:textId="77777777" w:rsidR="00F06229" w:rsidRPr="005B5B2E" w:rsidRDefault="00000000">
      <w:pPr>
        <w:numPr>
          <w:ilvl w:val="0"/>
          <w:numId w:val="1"/>
        </w:numPr>
        <w:spacing w:after="240"/>
        <w:rPr>
          <w:rFonts w:asciiTheme="minorEastAsia" w:hAnsiTheme="minorEastAsia"/>
        </w:rPr>
      </w:pPr>
      <w:r>
        <w:rPr>
          <w:rFonts w:asciiTheme="minorEastAsia" w:hAnsiTheme="minorEastAsia" w:cs="ＭＳ 明朝" w:hint="eastAsia"/>
        </w:rPr>
        <w:t>ブルガリ</w:t>
      </w:r>
    </w:p>
    <w:p w14:paraId="7E3BBC6D" w14:textId="33C13214" w:rsidR="00F06229" w:rsidRPr="005B5B2E" w:rsidRDefault="00000000">
      <w:pPr>
        <w:spacing w:before="240" w:after="240"/>
        <w:rPr>
          <w:rFonts w:asciiTheme="minorEastAsia" w:hAnsiTheme="minorEastAsia"/>
        </w:rPr>
      </w:pPr>
      <w:r>
        <w:rPr>
          <w:rFonts w:asciiTheme="minorEastAsia" w:hAnsiTheme="minorEastAsia" w:cs="ＭＳ 明朝" w:hint="eastAsia"/>
        </w:rPr>
        <w:lastRenderedPageBreak/>
        <w:t>これらは世界</w:t>
      </w:r>
      <w:r>
        <w:rPr>
          <w:rFonts w:asciiTheme="minorEastAsia" w:hAnsiTheme="minorEastAsia" w:cs="Arial Unicode MS"/>
        </w:rPr>
        <w:t>5</w:t>
      </w:r>
      <w:r>
        <w:rPr>
          <w:rFonts w:asciiTheme="minorEastAsia" w:hAnsiTheme="minorEastAsia" w:cs="ＭＳ 明朝" w:hint="eastAsia"/>
        </w:rPr>
        <w:t>大ジュエラーに数えられ、中古市場での需要が高く、素材価値＋ブランドプレミアムがつきやすい傾向にあります。</w:t>
      </w:r>
    </w:p>
    <w:p w14:paraId="54B88B78" w14:textId="15AAF52C" w:rsidR="00F06229" w:rsidRPr="005B5B2E" w:rsidRDefault="00000000">
      <w:pPr>
        <w:spacing w:before="240" w:after="240"/>
        <w:rPr>
          <w:rFonts w:asciiTheme="minorEastAsia" w:hAnsiTheme="minorEastAsia"/>
        </w:rPr>
      </w:pPr>
      <w:r>
        <w:rPr>
          <w:rFonts w:asciiTheme="minorEastAsia" w:hAnsiTheme="minorEastAsia" w:cs="ＭＳ 明朝" w:hint="eastAsia"/>
        </w:rPr>
        <w:t>国内ブランドより海外ハイブランドのほうがリセールバリューが高いケースが多いです。</w:t>
      </w:r>
    </w:p>
    <w:p w14:paraId="46CB6DC2" w14:textId="77777777" w:rsidR="00F06229" w:rsidRPr="005B5B2E" w:rsidRDefault="00000000">
      <w:pPr>
        <w:pStyle w:val="3"/>
        <w:spacing w:before="280"/>
        <w:rPr>
          <w:rFonts w:asciiTheme="minorEastAsia" w:hAnsiTheme="minorEastAsia"/>
          <w:color w:val="000000"/>
        </w:rPr>
      </w:pPr>
      <w:bookmarkStart w:id="62" w:name="_sm0qv9cqb3m5" w:colFirst="0" w:colLast="0"/>
      <w:bookmarkEnd w:id="62"/>
      <w:r>
        <w:rPr>
          <w:rFonts w:asciiTheme="minorEastAsia" w:hAnsiTheme="minorEastAsia" w:cs="ＭＳ 明朝" w:hint="eastAsia"/>
          <w:color w:val="000000"/>
        </w:rPr>
        <w:t>信頼できる買取専門店を選ぶ</w:t>
      </w:r>
    </w:p>
    <w:p w14:paraId="053E8C4A" w14:textId="5A8C4C89" w:rsidR="00F06229" w:rsidRPr="005B5B2E" w:rsidRDefault="00000000">
      <w:pPr>
        <w:spacing w:before="240" w:after="240"/>
        <w:rPr>
          <w:rFonts w:asciiTheme="minorEastAsia" w:hAnsiTheme="minorEastAsia"/>
        </w:rPr>
      </w:pPr>
      <w:r>
        <w:rPr>
          <w:rFonts w:asciiTheme="minorEastAsia" w:hAnsiTheme="minorEastAsia" w:cs="ＭＳ 明朝" w:hint="eastAsia"/>
        </w:rPr>
        <w:t>高く売るコツとして、「売却先の選び方」そのものも重要なポイントです。買取専門店や宝石専門の業者を利用するほうが、高価買取に期待できます。</w:t>
      </w:r>
    </w:p>
    <w:p w14:paraId="4B989A12" w14:textId="47353A1C" w:rsidR="00F06229" w:rsidRPr="005B5B2E" w:rsidRDefault="00000000">
      <w:pPr>
        <w:spacing w:before="240" w:after="240"/>
        <w:rPr>
          <w:rFonts w:asciiTheme="minorEastAsia" w:hAnsiTheme="minorEastAsia"/>
        </w:rPr>
      </w:pPr>
      <w:r>
        <w:rPr>
          <w:rFonts w:asciiTheme="minorEastAsia" w:hAnsiTheme="minorEastAsia" w:cs="ＭＳ 明朝" w:hint="eastAsia"/>
        </w:rPr>
        <w:t>質屋は本来「質預かり」がメイン業態です。また、リサイクルショップはスタッフの宝石知識が十分でない場合があり、どちらも適正価格がつかないリスクがあります。</w:t>
      </w:r>
    </w:p>
    <w:p w14:paraId="385B7E4E" w14:textId="3E091FED" w:rsidR="00F06229" w:rsidRPr="005B5B2E" w:rsidRDefault="00000000">
      <w:pPr>
        <w:spacing w:before="240" w:after="240"/>
        <w:rPr>
          <w:rFonts w:asciiTheme="minorEastAsia" w:hAnsiTheme="minorEastAsia"/>
        </w:rPr>
      </w:pPr>
      <w:commentRangeStart w:id="63"/>
      <w:r>
        <w:rPr>
          <w:rFonts w:asciiTheme="minorEastAsia" w:hAnsiTheme="minorEastAsia" w:cs="ＭＳ 明朝" w:hint="eastAsia"/>
        </w:rPr>
        <w:t>一方で宝飾品の買取専門店であれば、専門知識を持った査定士が在籍し、素材・ブランド・石の総合価値を正しく評価してくれる可能性が高いです。また全国展開の大手業者は独自の販売ルートや海外販路を持っているため、高価なブランドリングでも適正価格で買い取ってもらいやすい利点があります。</w:t>
      </w:r>
      <w:commentRangeEnd w:id="63"/>
      <w:r>
        <w:rPr>
          <w:rStyle w:val="ad"/>
          <w:rFonts w:asciiTheme="minorEastAsia" w:hAnsiTheme="minorEastAsia"/>
          <w:sz w:val="20"/>
          <w:szCs w:val="20"/>
        </w:rPr>
        <w:commentReference w:id="63"/>
      </w:r>
    </w:p>
    <w:p w14:paraId="2909410B" w14:textId="7F1A8A28" w:rsidR="00F06229" w:rsidRPr="005B5B2E" w:rsidRDefault="00000000">
      <w:pPr>
        <w:spacing w:before="240" w:after="240"/>
        <w:rPr>
          <w:rFonts w:asciiTheme="minorEastAsia" w:hAnsiTheme="minorEastAsia"/>
        </w:rPr>
      </w:pPr>
      <w:r>
        <w:rPr>
          <w:rFonts w:asciiTheme="minorEastAsia" w:hAnsiTheme="minorEastAsia" w:cs="ＭＳ 明朝" w:hint="eastAsia"/>
        </w:rPr>
        <w:t>安心感と価格の両面から、売却先は慎重に選ぶことが、結局は一番の高価買取のコツといえるでしょう。</w:t>
      </w:r>
    </w:p>
    <w:p w14:paraId="6310FA24" w14:textId="77777777" w:rsidR="00F06229" w:rsidRPr="005B5B2E" w:rsidRDefault="00000000">
      <w:pPr>
        <w:pStyle w:val="2"/>
        <w:spacing w:after="80"/>
        <w:rPr>
          <w:rFonts w:asciiTheme="minorEastAsia" w:hAnsiTheme="minorEastAsia"/>
        </w:rPr>
      </w:pPr>
      <w:bookmarkStart w:id="64" w:name="_or4g6ljf3d3l" w:colFirst="0" w:colLast="0"/>
      <w:bookmarkEnd w:id="64"/>
      <w:r>
        <w:rPr>
          <w:rFonts w:asciiTheme="minorEastAsia" w:hAnsiTheme="minorEastAsia" w:cs="ＭＳ 明朝" w:hint="eastAsia"/>
        </w:rPr>
        <w:t>まとめ｜結婚指輪の買取は新しい一歩を踏み出すきっかけに</w:t>
      </w:r>
    </w:p>
    <w:p w14:paraId="1D592B4B" w14:textId="494F41C8" w:rsidR="00F06229" w:rsidRPr="005B5B2E" w:rsidRDefault="00000000">
      <w:pPr>
        <w:spacing w:before="240" w:after="240"/>
        <w:rPr>
          <w:rFonts w:asciiTheme="minorEastAsia" w:hAnsiTheme="minorEastAsia"/>
        </w:rPr>
      </w:pPr>
      <w:r>
        <w:rPr>
          <w:rFonts w:asciiTheme="minorEastAsia" w:hAnsiTheme="minorEastAsia" w:cs="ＭＳ 明朝" w:hint="eastAsia"/>
        </w:rPr>
        <w:t>結婚指輪は刻印や傷があっても、素材としての価値でしっかり買取してもらえます。</w:t>
      </w:r>
      <w:ins w:id="65" w:author="作成者">
        <w:r>
          <w:t>2026年1月には金買取価格が1gあたり3万円を突破するなど、</w:t>
        </w:r>
      </w:ins>
      <w:del w:id="66" w:author="作成者">
        <w:r>
          <w:rPr>
            <w:rFonts w:asciiTheme="minorEastAsia" w:hAnsiTheme="minorEastAsia" w:cs="Arial Unicode MS"/>
          </w:rPr>
          <w:delText>2026</w:delText>
        </w:r>
        <w:r>
          <w:rPr>
            <w:rFonts w:asciiTheme="minorEastAsia" w:hAnsiTheme="minorEastAsia" w:cs="ＭＳ 明朝" w:hint="eastAsia"/>
          </w:rPr>
          <w:delText>年</w:delText>
        </w:r>
        <w:r>
          <w:rPr>
            <w:rFonts w:asciiTheme="minorEastAsia" w:hAnsiTheme="minorEastAsia" w:cs="Arial Unicode MS"/>
          </w:rPr>
          <w:delText>1</w:delText>
        </w:r>
        <w:r>
          <w:rPr>
            <w:rFonts w:asciiTheme="minorEastAsia" w:hAnsiTheme="minorEastAsia" w:cs="ＭＳ 明朝" w:hint="eastAsia"/>
          </w:rPr>
          <w:delText>月には金買取価格が</w:delText>
        </w:r>
        <w:r>
          <w:rPr>
            <w:rFonts w:asciiTheme="minorEastAsia" w:hAnsiTheme="minorEastAsia" w:cs="Arial Unicode MS"/>
          </w:rPr>
          <w:delText>1g</w:delText>
        </w:r>
        <w:r>
          <w:rPr>
            <w:rFonts w:asciiTheme="minorEastAsia" w:hAnsiTheme="minorEastAsia" w:cs="ＭＳ 明朝" w:hint="eastAsia"/>
          </w:rPr>
          <w:delText>あたり</w:delText>
          <w:delText>29,000円を突破</w:delText>
          <w:delText>するなど、</w:delText>
        </w:r>
      </w:del>
      <w:r>
        <w:rPr>
          <w:rFonts w:asciiTheme="minorEastAsia" w:hAnsiTheme="minorEastAsia" w:cs="ＭＳ 明朝" w:hint="eastAsia"/>
        </w:rPr>
        <w:t>貴金属相場は高水準で推移しています。売却を検討するには好条件がそろっています。</w:t>
      </w:r>
    </w:p>
    <w:p w14:paraId="00DEAB86" w14:textId="77777777" w:rsidR="00F06229" w:rsidRPr="005B5B2E" w:rsidRDefault="00000000">
      <w:pPr>
        <w:spacing w:before="240" w:after="240"/>
        <w:rPr>
          <w:rFonts w:asciiTheme="minorEastAsia" w:hAnsiTheme="minorEastAsia"/>
        </w:rPr>
      </w:pPr>
      <w:r>
        <w:rPr>
          <w:rFonts w:asciiTheme="minorEastAsia" w:hAnsiTheme="minorEastAsia" w:cs="ＭＳ 明朝" w:hint="eastAsia"/>
        </w:rPr>
        <w:t>売却を迷っている方は、まずは無料査定で実際の金額を確認してみてはいかがでしょうか。多くの買取店で無料査定を行っていますので、気になる場合は問い合わせてみましょう。金額を知った上で、手放すかどうかを決めても遅くはありません。</w:t>
      </w:r>
    </w:p>
    <w:sectPr w:rsidR="00F06229" w:rsidRPr="005B5B2E" w:rsidSect="005B5B2E">
      <w:pgSz w:w="11909" w:h="16834"/>
      <w:pgMar w:top="1985" w:right="1701" w:bottom="1701" w:left="1701"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作成者" w:initials="A">
    <w:p w14:paraId="7966EDE5"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https://www.eco-ring.com/column/purchase-knowledge/20230831_2</w:t>
      </w:r>
    </w:p>
  </w:comment>
  <w:comment w:id="2" w:author="作成者" w:initials="A">
    <w:p w14:paraId="7CC16F90"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https://www.eco-ring.com/column/purchase-knowledge/20230830_6</w:t>
      </w:r>
    </w:p>
  </w:comment>
  <w:comment w:id="4" w:author="作成者" w:initials="A">
    <w:p w14:paraId="23E1D8FB"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https://nijiya-7ten.jp/archives/3169</w:t>
      </w:r>
    </w:p>
    <w:p w14:paraId="2A4DDDCA" w14:textId="77777777" w:rsidR="00F06229" w:rsidRDefault="00F06229">
      <w:pPr>
        <w:widowControl w:val="0"/>
        <w:pBdr>
          <w:top w:val="nil"/>
          <w:left w:val="nil"/>
          <w:bottom w:val="nil"/>
          <w:right w:val="nil"/>
          <w:between w:val="nil"/>
        </w:pBdr>
        <w:spacing w:line="240" w:lineRule="auto"/>
        <w:ind w:leftChars="90" w:left="180"/>
        <w:rPr>
          <w:color w:val="000000"/>
        </w:rPr>
      </w:pPr>
    </w:p>
    <w:p w14:paraId="0842689A" w14:textId="77777777" w:rsidR="00F06229" w:rsidRDefault="00000000">
      <w:pPr>
        <w:widowControl w:val="0"/>
        <w:pBdr>
          <w:top w:val="nil"/>
          <w:left w:val="nil"/>
          <w:bottom w:val="nil"/>
          <w:right w:val="nil"/>
          <w:between w:val="nil"/>
        </w:pBdr>
        <w:spacing w:line="240" w:lineRule="auto"/>
        <w:ind w:leftChars="90" w:left="180"/>
        <w:rPr>
          <w:color w:val="000000"/>
        </w:rPr>
      </w:pPr>
      <w:r>
        <w:rPr>
          <w:rFonts w:ascii="Arial" w:eastAsia="Arial" w:hAnsi="Arial" w:cs="Arial"/>
          <w:color w:val="000000"/>
          <w:sz w:val="22"/>
          <w:szCs w:val="22"/>
        </w:rPr>
        <w:t>https://www.eco-ring.com/column/purchase-knowledge/20230831_2</w:t>
      </w:r>
    </w:p>
  </w:comment>
  <w:comment w:id="6" w:author="作成者" w:initials="A">
    <w:p w14:paraId="76B383BB"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https://rikon.asahi.com/article/1718</w:t>
      </w:r>
    </w:p>
  </w:comment>
  <w:comment w:id="7" w:author="作成者" w:initials="A">
    <w:p w14:paraId="5FD18814"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https://rikon.asahi.com/article/1718</w:t>
      </w:r>
    </w:p>
  </w:comment>
  <w:comment w:id="11" w:author="作成者" w:initials="A">
    <w:p w14:paraId="045E5DE2"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https://www.eco-ring.com/column/purchase-knowledge/20230831_2</w:t>
      </w:r>
    </w:p>
    <w:p w14:paraId="334448D2" w14:textId="77777777" w:rsidR="00F06229" w:rsidRDefault="00F06229">
      <w:pPr>
        <w:widowControl w:val="0"/>
        <w:pBdr>
          <w:top w:val="nil"/>
          <w:left w:val="nil"/>
          <w:bottom w:val="nil"/>
          <w:right w:val="nil"/>
          <w:between w:val="nil"/>
        </w:pBdr>
        <w:spacing w:line="240" w:lineRule="auto"/>
        <w:ind w:leftChars="90" w:left="180"/>
        <w:rPr>
          <w:color w:val="000000"/>
        </w:rPr>
      </w:pPr>
    </w:p>
    <w:p w14:paraId="5DAA7016" w14:textId="77777777" w:rsidR="00F06229" w:rsidRDefault="00000000">
      <w:pPr>
        <w:widowControl w:val="0"/>
        <w:pBdr>
          <w:top w:val="nil"/>
          <w:left w:val="nil"/>
          <w:bottom w:val="nil"/>
          <w:right w:val="nil"/>
          <w:between w:val="nil"/>
        </w:pBdr>
        <w:spacing w:line="240" w:lineRule="auto"/>
        <w:ind w:leftChars="90" w:left="180"/>
        <w:rPr>
          <w:color w:val="000000"/>
        </w:rPr>
      </w:pPr>
      <w:r>
        <w:rPr>
          <w:rFonts w:ascii="Arial" w:eastAsia="Arial" w:hAnsi="Arial" w:cs="Arial"/>
          <w:color w:val="000000"/>
          <w:sz w:val="22"/>
          <w:szCs w:val="22"/>
        </w:rPr>
        <w:t>https://www.otakaraya.jp/faq/</w:t>
      </w:r>
    </w:p>
    <w:p w14:paraId="6E9AE6FD" w14:textId="77777777" w:rsidR="00F06229" w:rsidRDefault="00F06229">
      <w:pPr>
        <w:widowControl w:val="0"/>
        <w:pBdr>
          <w:top w:val="nil"/>
          <w:left w:val="nil"/>
          <w:bottom w:val="nil"/>
          <w:right w:val="nil"/>
          <w:between w:val="nil"/>
        </w:pBdr>
        <w:spacing w:line="240" w:lineRule="auto"/>
        <w:ind w:leftChars="90" w:left="180"/>
        <w:rPr>
          <w:color w:val="000000"/>
        </w:rPr>
      </w:pPr>
    </w:p>
    <w:p w14:paraId="479C606F" w14:textId="77777777" w:rsidR="00F06229" w:rsidRDefault="00000000">
      <w:pPr>
        <w:widowControl w:val="0"/>
        <w:pBdr>
          <w:top w:val="nil"/>
          <w:left w:val="nil"/>
          <w:bottom w:val="nil"/>
          <w:right w:val="nil"/>
          <w:between w:val="nil"/>
        </w:pBdr>
        <w:spacing w:line="240" w:lineRule="auto"/>
        <w:ind w:leftChars="90" w:left="180"/>
        <w:rPr>
          <w:color w:val="000000"/>
        </w:rPr>
      </w:pPr>
      <w:r>
        <w:rPr>
          <w:rFonts w:ascii="Arial" w:eastAsia="Arial" w:hAnsi="Arial" w:cs="Arial"/>
          <w:color w:val="000000"/>
          <w:sz w:val="22"/>
          <w:szCs w:val="22"/>
        </w:rPr>
        <w:t>https://kaitori.brandoff.co.jp/column/jewelry-wedding-ring</w:t>
      </w:r>
    </w:p>
  </w:comment>
  <w:comment w:id="13" w:author="作成者" w:initials="A">
    <w:p w14:paraId="552C6B26"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https://kaitori.brandoff.co.jp/column/jewelry-wedding-ring</w:t>
      </w:r>
    </w:p>
  </w:comment>
  <w:comment w:id="17" w:author="作成者" w:initials="A">
    <w:p w14:paraId="320CA5FC"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https://www.eco-ring.com/column/purchase-knowledge/20230831_2</w:t>
      </w:r>
    </w:p>
    <w:p w14:paraId="2A4880FA" w14:textId="77777777" w:rsidR="00F06229" w:rsidRDefault="00F06229">
      <w:pPr>
        <w:widowControl w:val="0"/>
        <w:pBdr>
          <w:top w:val="nil"/>
          <w:left w:val="nil"/>
          <w:bottom w:val="nil"/>
          <w:right w:val="nil"/>
          <w:between w:val="nil"/>
        </w:pBdr>
        <w:spacing w:line="240" w:lineRule="auto"/>
        <w:rPr>
          <w:color w:val="000000"/>
        </w:rPr>
      </w:pPr>
    </w:p>
    <w:p w14:paraId="3A88B4C9" w14:textId="77777777" w:rsidR="00F06229" w:rsidRDefault="00000000">
      <w:pPr>
        <w:widowControl w:val="0"/>
        <w:pBdr>
          <w:top w:val="nil"/>
          <w:left w:val="nil"/>
          <w:bottom w:val="nil"/>
          <w:right w:val="nil"/>
          <w:between w:val="nil"/>
        </w:pBdr>
        <w:spacing w:line="240" w:lineRule="auto"/>
        <w:rPr>
          <w:color w:val="000000"/>
        </w:rPr>
      </w:pPr>
      <w:r>
        <w:rPr>
          <w:rFonts w:ascii="Arial" w:eastAsia="Arial" w:hAnsi="Arial" w:cs="Arial"/>
          <w:color w:val="000000"/>
          <w:sz w:val="22"/>
          <w:szCs w:val="22"/>
        </w:rPr>
        <w:t>https://www.otakaraya.jp/faq/</w:t>
      </w:r>
    </w:p>
  </w:comment>
  <w:comment w:id="19" w:author="作成者" w:initials="A">
    <w:p w14:paraId="298C652D"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https://www.otakaraya.jp/faq/</w:t>
      </w:r>
    </w:p>
    <w:p w14:paraId="0A12473E" w14:textId="77777777" w:rsidR="00F06229" w:rsidRDefault="00F06229">
      <w:pPr>
        <w:widowControl w:val="0"/>
        <w:pBdr>
          <w:top w:val="nil"/>
          <w:left w:val="nil"/>
          <w:bottom w:val="nil"/>
          <w:right w:val="nil"/>
          <w:between w:val="nil"/>
        </w:pBdr>
        <w:spacing w:line="240" w:lineRule="auto"/>
        <w:rPr>
          <w:color w:val="000000"/>
        </w:rPr>
      </w:pPr>
    </w:p>
    <w:p w14:paraId="7A43CB78" w14:textId="77777777" w:rsidR="00F06229" w:rsidRDefault="00000000">
      <w:pPr>
        <w:widowControl w:val="0"/>
        <w:pBdr>
          <w:top w:val="nil"/>
          <w:left w:val="nil"/>
          <w:bottom w:val="nil"/>
          <w:right w:val="nil"/>
          <w:between w:val="nil"/>
        </w:pBdr>
        <w:spacing w:line="240" w:lineRule="auto"/>
        <w:rPr>
          <w:color w:val="000000"/>
        </w:rPr>
      </w:pPr>
      <w:r>
        <w:rPr>
          <w:rFonts w:ascii="Arial" w:eastAsia="Arial" w:hAnsi="Arial" w:cs="Arial"/>
          <w:color w:val="000000"/>
          <w:sz w:val="22"/>
          <w:szCs w:val="22"/>
        </w:rPr>
        <w:t>https://www.eco-ring.com/column/purchase-knowledge/20230831_4</w:t>
      </w:r>
    </w:p>
  </w:comment>
  <w:comment w:id="20" w:author="作成者" w:initials="A">
    <w:p w14:paraId="15E1B268"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https://www.eco-ring.com/column/purchase-knowledge/20230831_2</w:t>
      </w:r>
    </w:p>
  </w:comment>
  <w:comment w:id="22" w:author="作成者" w:initials="A">
    <w:p w14:paraId="0E860458"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https://www.otakaraya.jp/faq/</w:t>
      </w:r>
    </w:p>
    <w:p w14:paraId="46615F29" w14:textId="77777777" w:rsidR="00F06229" w:rsidRDefault="00F06229">
      <w:pPr>
        <w:widowControl w:val="0"/>
        <w:pBdr>
          <w:top w:val="nil"/>
          <w:left w:val="nil"/>
          <w:bottom w:val="nil"/>
          <w:right w:val="nil"/>
          <w:between w:val="nil"/>
        </w:pBdr>
        <w:spacing w:line="240" w:lineRule="auto"/>
        <w:rPr>
          <w:color w:val="000000"/>
        </w:rPr>
      </w:pPr>
    </w:p>
    <w:p w14:paraId="208C94C5" w14:textId="77777777" w:rsidR="00F06229" w:rsidRDefault="00000000">
      <w:pPr>
        <w:widowControl w:val="0"/>
        <w:pBdr>
          <w:top w:val="nil"/>
          <w:left w:val="nil"/>
          <w:bottom w:val="nil"/>
          <w:right w:val="nil"/>
          <w:between w:val="nil"/>
        </w:pBdr>
        <w:spacing w:line="240" w:lineRule="auto"/>
        <w:rPr>
          <w:color w:val="000000"/>
        </w:rPr>
      </w:pPr>
      <w:r>
        <w:rPr>
          <w:rFonts w:ascii="Arial" w:eastAsia="Arial" w:hAnsi="Arial" w:cs="Arial"/>
          <w:color w:val="000000"/>
          <w:sz w:val="22"/>
          <w:szCs w:val="22"/>
        </w:rPr>
        <w:t>https://www.eco-ring.com/column/purchase-knowledge/20230830_6</w:t>
      </w:r>
    </w:p>
  </w:comment>
  <w:comment w:id="25" w:author="作成者" w:initials="A">
    <w:p w14:paraId="4C33FA1F"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https://www.otakaraya.jp/contents/gold-platinum/gold/gold-kaitori/gold-point-omosa-hiju/</w:t>
      </w:r>
    </w:p>
  </w:comment>
  <w:comment w:id="28" w:author="作成者" w:initials="A">
    <w:p w14:paraId="010F45B7"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https://komehyo.jp/komeru/852</w:t>
      </w:r>
    </w:p>
  </w:comment>
  <w:comment w:id="30" w:author="作成者" w:initials="A">
    <w:p w14:paraId="41F237C6"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https://www.otakaraya.jp/contents/gold-platinum/gold/gold-kaitori/gold-point-omosa-hiju/</w:t>
      </w:r>
    </w:p>
  </w:comment>
  <w:comment w:id="32" w:author="作成者" w:initials="A">
    <w:p w14:paraId="04528CEA"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https://www.otakaraya.jp/contents/gold-platinum/gold/gold-kaitori/gold-point-omosa-hiju/</w:t>
      </w:r>
    </w:p>
  </w:comment>
  <w:comment w:id="33" w:author="作成者" w:initials="A">
    <w:p w14:paraId="6DF48DC0"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https://www.otakaraya.jp/contents/gold-platinum/gold/gold-kaitori/gold-point-omosa-hiju/</w:t>
      </w:r>
    </w:p>
  </w:comment>
  <w:comment w:id="34" w:author="作成者" w:initials="A">
    <w:p w14:paraId="59EEE70D"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https://www.otakaraya.jp/contents/gold-platinum/gold/gold-kaitori/gold-point-omosa-hiju/</w:t>
      </w:r>
    </w:p>
  </w:comment>
  <w:comment w:id="35" w:author="作成者" w:initials="A">
    <w:p w14:paraId="3D22B191"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https://www.otakaraya.jp/contents/gold-platinum/gold/gold-kaitori/gold-point-omosa-hiju/</w:t>
      </w:r>
    </w:p>
  </w:comment>
  <w:comment w:id="36" w:author="作成者" w:initials="A">
    <w:p w14:paraId="7702EB54"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https://www.otakaraya.jp/platinum/pt900/</w:t>
      </w:r>
    </w:p>
  </w:comment>
  <w:comment w:id="37" w:author="作成者" w:initials="A">
    <w:p w14:paraId="460AE5AF"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https://www.otakaraya.jp/kikinzoku/silver-souba/</w:t>
      </w:r>
    </w:p>
  </w:comment>
  <w:comment w:id="39" w:author="作成者" w:initials="A">
    <w:p w14:paraId="2B1A4145"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https://nanboya.com/items/rings/</w:t>
      </w:r>
    </w:p>
    <w:p w14:paraId="2946AD9D" w14:textId="77777777" w:rsidR="00F06229" w:rsidRDefault="00F06229">
      <w:pPr>
        <w:widowControl w:val="0"/>
        <w:pBdr>
          <w:top w:val="nil"/>
          <w:left w:val="nil"/>
          <w:bottom w:val="nil"/>
          <w:right w:val="nil"/>
          <w:between w:val="nil"/>
        </w:pBdr>
        <w:spacing w:line="240" w:lineRule="auto"/>
        <w:rPr>
          <w:color w:val="000000"/>
        </w:rPr>
      </w:pPr>
    </w:p>
    <w:p w14:paraId="177F26B2" w14:textId="77777777" w:rsidR="00F06229" w:rsidRDefault="00000000">
      <w:pPr>
        <w:widowControl w:val="0"/>
        <w:pBdr>
          <w:top w:val="nil"/>
          <w:left w:val="nil"/>
          <w:bottom w:val="nil"/>
          <w:right w:val="nil"/>
          <w:between w:val="nil"/>
        </w:pBdr>
        <w:spacing w:line="240" w:lineRule="auto"/>
        <w:rPr>
          <w:color w:val="000000"/>
        </w:rPr>
      </w:pPr>
      <w:r>
        <w:rPr>
          <w:rFonts w:ascii="Arial" w:eastAsia="Arial" w:hAnsi="Arial" w:cs="Arial"/>
          <w:color w:val="000000"/>
          <w:sz w:val="22"/>
          <w:szCs w:val="22"/>
        </w:rPr>
        <w:t>https://komehyo.jp/komeru/852</w:t>
      </w:r>
    </w:p>
  </w:comment>
  <w:comment w:id="40" w:author="作成者" w:initials="A">
    <w:p w14:paraId="03FC3929"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https://nanboya.com/search/item-list/b-494/bc-4/mc-70/</w:t>
      </w:r>
    </w:p>
  </w:comment>
  <w:comment w:id="41" w:author="作成者" w:initials="A">
    <w:p w14:paraId="7E2979BC"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https://nanboya.com/jewelry-kaitori/cartier/</w:t>
      </w:r>
    </w:p>
  </w:comment>
  <w:comment w:id="42" w:author="作成者" w:initials="A">
    <w:p w14:paraId="18302912"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https://www.kin-kaitori.com/deals/deals_cat/brand-jewelry/harry-winston/</w:t>
      </w:r>
    </w:p>
  </w:comment>
  <w:comment w:id="43" w:author="作成者" w:initials="A">
    <w:p w14:paraId="0AA4501D"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https://nanboya.com/search/item-list/b-106/</w:t>
      </w:r>
    </w:p>
  </w:comment>
  <w:comment w:id="44" w:author="作成者" w:initials="A">
    <w:p w14:paraId="5CA22154"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https://nanboya.com/jewelry-kaitori/fdcp/</w:t>
      </w:r>
    </w:p>
  </w:comment>
  <w:comment w:id="45" w:author="作成者" w:initials="A">
    <w:p w14:paraId="52E58794"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https://nanboya.com/search/item-list/pf-13/b-1975/</w:t>
      </w:r>
    </w:p>
  </w:comment>
  <w:comment w:id="46" w:author="作成者" w:initials="A">
    <w:p w14:paraId="4A8F2077"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https://nanboya.com/search/item-list/b-569/</w:t>
      </w:r>
    </w:p>
  </w:comment>
  <w:comment w:id="48" w:author="作成者" w:initials="A">
    <w:p w14:paraId="6FDD5E0D"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https://nanboya.com/jewelry-kaitori/post/diamond-purchase-price2/</w:t>
      </w:r>
    </w:p>
  </w:comment>
  <w:comment w:id="50" w:author="作成者" w:initials="A">
    <w:p w14:paraId="1A6E1D59"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https://www.eco-ring.com/trip/area/</w:t>
      </w:r>
    </w:p>
  </w:comment>
  <w:comment w:id="54" w:author="作成者" w:initials="A">
    <w:p w14:paraId="0D68A64B"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https://nijiya-7ten.jp/archives/11651</w:t>
      </w:r>
    </w:p>
    <w:p w14:paraId="02C03F40" w14:textId="77777777" w:rsidR="00F06229" w:rsidRDefault="00F06229">
      <w:pPr>
        <w:widowControl w:val="0"/>
        <w:pBdr>
          <w:top w:val="nil"/>
          <w:left w:val="nil"/>
          <w:bottom w:val="nil"/>
          <w:right w:val="nil"/>
          <w:between w:val="nil"/>
        </w:pBdr>
        <w:spacing w:line="240" w:lineRule="auto"/>
        <w:rPr>
          <w:color w:val="000000"/>
        </w:rPr>
      </w:pPr>
    </w:p>
    <w:p w14:paraId="24472FFA" w14:textId="77777777" w:rsidR="00F06229" w:rsidRDefault="00000000">
      <w:pPr>
        <w:widowControl w:val="0"/>
        <w:pBdr>
          <w:top w:val="nil"/>
          <w:left w:val="nil"/>
          <w:bottom w:val="nil"/>
          <w:right w:val="nil"/>
          <w:between w:val="nil"/>
        </w:pBdr>
        <w:spacing w:line="240" w:lineRule="auto"/>
        <w:rPr>
          <w:color w:val="000000"/>
        </w:rPr>
      </w:pPr>
      <w:r>
        <w:rPr>
          <w:rFonts w:ascii="Arial" w:eastAsia="Arial" w:hAnsi="Arial" w:cs="Arial"/>
          <w:color w:val="000000"/>
          <w:sz w:val="22"/>
          <w:szCs w:val="22"/>
        </w:rPr>
        <w:t>https://rikon.asahi.com/article/1718</w:t>
      </w:r>
    </w:p>
  </w:comment>
  <w:comment w:id="57" w:author="作成者" w:initials="A">
    <w:p w14:paraId="5A08465D"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https://www.eco-ring.com/column/purchase-knowledge/20230831_2</w:t>
      </w:r>
    </w:p>
  </w:comment>
  <w:comment w:id="59" w:author="作成者" w:initials="A">
    <w:p w14:paraId="0A8045A4"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https://www.eco-ring.com/column/purchase-knowledge/20230831_2</w:t>
      </w:r>
    </w:p>
    <w:p w14:paraId="75FC4E9C" w14:textId="77777777" w:rsidR="00F06229" w:rsidRDefault="00F06229">
      <w:pPr>
        <w:widowControl w:val="0"/>
        <w:pBdr>
          <w:top w:val="nil"/>
          <w:left w:val="nil"/>
          <w:bottom w:val="nil"/>
          <w:right w:val="nil"/>
          <w:between w:val="nil"/>
        </w:pBdr>
        <w:spacing w:line="240" w:lineRule="auto"/>
        <w:rPr>
          <w:color w:val="000000"/>
        </w:rPr>
      </w:pPr>
    </w:p>
    <w:p w14:paraId="6B60B30D" w14:textId="77777777" w:rsidR="00F06229" w:rsidRDefault="00000000">
      <w:pPr>
        <w:widowControl w:val="0"/>
        <w:pBdr>
          <w:top w:val="nil"/>
          <w:left w:val="nil"/>
          <w:bottom w:val="nil"/>
          <w:right w:val="nil"/>
          <w:between w:val="nil"/>
        </w:pBdr>
        <w:spacing w:line="240" w:lineRule="auto"/>
        <w:rPr>
          <w:color w:val="000000"/>
        </w:rPr>
      </w:pPr>
      <w:r>
        <w:rPr>
          <w:rFonts w:ascii="Arial" w:eastAsia="Arial" w:hAnsi="Arial" w:cs="Arial"/>
          <w:color w:val="000000"/>
          <w:sz w:val="22"/>
          <w:szCs w:val="22"/>
        </w:rPr>
        <w:t>https://kaitori.brandoff.co.jp/column/jewelry-wedding-ring</w:t>
      </w:r>
    </w:p>
  </w:comment>
  <w:comment w:id="61" w:author="作成者" w:initials="A">
    <w:p w14:paraId="77C1E7A4"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https://komehyo.jp/komeru/852</w:t>
      </w:r>
    </w:p>
  </w:comment>
  <w:comment w:id="63" w:author="作成者" w:initials="A">
    <w:p w14:paraId="64E06A66" w14:textId="77777777" w:rsidR="00F06229" w:rsidRDefault="005B5B2E">
      <w:pPr>
        <w:widowControl w:val="0"/>
        <w:pBdr>
          <w:top w:val="nil"/>
          <w:left w:val="nil"/>
          <w:bottom w:val="nil"/>
          <w:right w:val="nil"/>
          <w:between w:val="nil"/>
        </w:pBdr>
        <w:spacing w:line="240" w:lineRule="auto"/>
        <w:rPr>
          <w:color w:val="000000"/>
        </w:rPr>
      </w:pPr>
      <w:r>
        <w:rPr>
          <w:rStyle w:val="ad"/>
        </w:rPr>
        <w:annotationRef/>
      </w:r>
      <w:r>
        <w:rPr>
          <w:rFonts w:ascii="Arial" w:eastAsia="Arial" w:hAnsi="Arial" w:cs="Arial"/>
          <w:color w:val="000000"/>
          <w:sz w:val="22"/>
          <w:szCs w:val="22"/>
        </w:rPr>
        <w:t>https://kaitori.brandoff.co.jp/column/jewelry-wedding-ring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966EDE5" w15:done="0"/>
  <w15:commentEx w15:paraId="7CC16F90" w15:done="0"/>
  <w15:commentEx w15:paraId="0842689A" w15:done="0"/>
  <w15:commentEx w15:paraId="76B383BB" w15:done="0"/>
  <w15:commentEx w15:paraId="5FD18814" w15:done="0"/>
  <w15:commentEx w15:paraId="479C606F" w15:done="0"/>
  <w15:commentEx w15:paraId="552C6B26" w15:done="0"/>
  <w15:commentEx w15:paraId="3A88B4C9" w15:done="0"/>
  <w15:commentEx w15:paraId="7A43CB78" w15:done="0"/>
  <w15:commentEx w15:paraId="15E1B268" w15:done="0"/>
  <w15:commentEx w15:paraId="208C94C5" w15:done="0"/>
  <w15:commentEx w15:paraId="4C33FA1F" w15:done="0"/>
  <w15:commentEx w15:paraId="010F45B7" w15:done="0"/>
  <w15:commentEx w15:paraId="41F237C6" w15:done="0"/>
  <w15:commentEx w15:paraId="04528CEA" w15:done="0"/>
  <w15:commentEx w15:paraId="6DF48DC0" w15:done="0"/>
  <w15:commentEx w15:paraId="59EEE70D" w15:done="0"/>
  <w15:commentEx w15:paraId="3D22B191" w15:done="0"/>
  <w15:commentEx w15:paraId="7702EB54" w15:done="0"/>
  <w15:commentEx w15:paraId="460AE5AF" w15:done="0"/>
  <w15:commentEx w15:paraId="177F26B2" w15:done="0"/>
  <w15:commentEx w15:paraId="03FC3929" w15:done="0"/>
  <w15:commentEx w15:paraId="7E2979BC" w15:done="0"/>
  <w15:commentEx w15:paraId="18302912" w15:done="0"/>
  <w15:commentEx w15:paraId="0AA4501D" w15:done="0"/>
  <w15:commentEx w15:paraId="5CA22154" w15:done="0"/>
  <w15:commentEx w15:paraId="52E58794" w15:done="0"/>
  <w15:commentEx w15:paraId="4A8F2077" w15:done="0"/>
  <w15:commentEx w15:paraId="6FDD5E0D" w15:done="0"/>
  <w15:commentEx w15:paraId="1A6E1D59" w15:done="0"/>
  <w15:commentEx w15:paraId="24472FFA" w15:done="0"/>
  <w15:commentEx w15:paraId="5A08465D" w15:done="0"/>
  <w15:commentEx w15:paraId="6B60B30D" w15:done="0"/>
  <w15:commentEx w15:paraId="77C1E7A4" w15:done="0"/>
  <w15:commentEx w15:paraId="64E06A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966EDE5" w16cid:durableId="3EF3DBBA"/>
  <w16cid:commentId w16cid:paraId="7CC16F90" w16cid:durableId="43535F83"/>
  <w16cid:commentId w16cid:paraId="0842689A" w16cid:durableId="3ECFF04C"/>
  <w16cid:commentId w16cid:paraId="76B383BB" w16cid:durableId="561D7F37"/>
  <w16cid:commentId w16cid:paraId="5FD18814" w16cid:durableId="496E0D16"/>
  <w16cid:commentId w16cid:paraId="479C606F" w16cid:durableId="65B6E0A6"/>
  <w16cid:commentId w16cid:paraId="552C6B26" w16cid:durableId="3A2664D9"/>
  <w16cid:commentId w16cid:paraId="3A88B4C9" w16cid:durableId="7E5AE412"/>
  <w16cid:commentId w16cid:paraId="7A43CB78" w16cid:durableId="46B741A5"/>
  <w16cid:commentId w16cid:paraId="15E1B268" w16cid:durableId="3B5DF87F"/>
  <w16cid:commentId w16cid:paraId="208C94C5" w16cid:durableId="05F53B04"/>
  <w16cid:commentId w16cid:paraId="4C33FA1F" w16cid:durableId="79460EA3"/>
  <w16cid:commentId w16cid:paraId="010F45B7" w16cid:durableId="7485EFF4"/>
  <w16cid:commentId w16cid:paraId="41F237C6" w16cid:durableId="0B960F4E"/>
  <w16cid:commentId w16cid:paraId="04528CEA" w16cid:durableId="1123F42E"/>
  <w16cid:commentId w16cid:paraId="6DF48DC0" w16cid:durableId="29A09415"/>
  <w16cid:commentId w16cid:paraId="59EEE70D" w16cid:durableId="0558D2AD"/>
  <w16cid:commentId w16cid:paraId="3D22B191" w16cid:durableId="65167241"/>
  <w16cid:commentId w16cid:paraId="7702EB54" w16cid:durableId="5DFBAA15"/>
  <w16cid:commentId w16cid:paraId="460AE5AF" w16cid:durableId="0CB3D167"/>
  <w16cid:commentId w16cid:paraId="177F26B2" w16cid:durableId="4B43B385"/>
  <w16cid:commentId w16cid:paraId="03FC3929" w16cid:durableId="347F8A9E"/>
  <w16cid:commentId w16cid:paraId="7E2979BC" w16cid:durableId="67EE93CC"/>
  <w16cid:commentId w16cid:paraId="18302912" w16cid:durableId="2188703E"/>
  <w16cid:commentId w16cid:paraId="0AA4501D" w16cid:durableId="3F770249"/>
  <w16cid:commentId w16cid:paraId="5CA22154" w16cid:durableId="7E93DE5E"/>
  <w16cid:commentId w16cid:paraId="52E58794" w16cid:durableId="04668528"/>
  <w16cid:commentId w16cid:paraId="4A8F2077" w16cid:durableId="759B434A"/>
  <w16cid:commentId w16cid:paraId="6FDD5E0D" w16cid:durableId="4668E340"/>
  <w16cid:commentId w16cid:paraId="1A6E1D59" w16cid:durableId="6A345CF8"/>
  <w16cid:commentId w16cid:paraId="24472FFA" w16cid:durableId="7FCBFE44"/>
  <w16cid:commentId w16cid:paraId="5A08465D" w16cid:durableId="41D801DE"/>
  <w16cid:commentId w16cid:paraId="6B60B30D" w16cid:durableId="534D9C0E"/>
  <w16cid:commentId w16cid:paraId="77C1E7A4" w16cid:durableId="4C9D2CE4"/>
  <w16cid:commentId w16cid:paraId="64E06A66" w16cid:durableId="3EBBDB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E4C8D8" w14:textId="77777777" w:rsidR="002B2B78" w:rsidRDefault="002B2B78" w:rsidP="005B5B2E">
      <w:pPr>
        <w:spacing w:before="0" w:after="0" w:line="240" w:lineRule="auto"/>
      </w:pPr>
      <w:r>
        <w:separator/>
      </w:r>
    </w:p>
  </w:endnote>
  <w:endnote w:type="continuationSeparator" w:id="0">
    <w:p w14:paraId="44B2244E" w14:textId="77777777" w:rsidR="002B2B78" w:rsidRDefault="002B2B78" w:rsidP="005B5B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embedRegular r:id="rId1" w:subsetted="1" w:fontKey="{81D5DCF0-B75F-4263-9A69-14BF27F772C6}"/>
  </w:font>
  <w:font w:name="游ゴシック Light">
    <w:panose1 w:val="020B0300000000000000"/>
    <w:charset w:val="80"/>
    <w:family w:val="modern"/>
    <w:pitch w:val="variable"/>
    <w:sig w:usb0="E00002FF" w:usb1="2AC7FDFF" w:usb2="00000016" w:usb3="00000000" w:csb0="0002009F" w:csb1="00000000"/>
  </w:font>
  <w:font w:name="Arial Unicode MS">
    <w:panose1 w:val="020B0604020202020204"/>
    <w:charset w:val="00"/>
    <w:family w:val="auto"/>
    <w:pitch w:val="default"/>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E68E5DAE-E6F2-4FF4-9995-401A3BBD5DA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2C62AA" w14:textId="77777777" w:rsidR="002B2B78" w:rsidRDefault="002B2B78" w:rsidP="005B5B2E">
      <w:pPr>
        <w:spacing w:before="0" w:after="0" w:line="240" w:lineRule="auto"/>
      </w:pPr>
      <w:r>
        <w:separator/>
      </w:r>
    </w:p>
  </w:footnote>
  <w:footnote w:type="continuationSeparator" w:id="0">
    <w:p w14:paraId="346C430C" w14:textId="77777777" w:rsidR="002B2B78" w:rsidRDefault="002B2B78" w:rsidP="005B5B2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0261D"/>
    <w:multiLevelType w:val="multilevel"/>
    <w:tmpl w:val="B882F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871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TrueTypeFonts/>
  <w:bordersDoNotSurroundHeader/>
  <w:bordersDoNotSurroundFooter/>
  <w:proofState w:spelling="clean" w:grammar="dirty"/>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229"/>
    <w:rsid w:val="00064828"/>
    <w:rsid w:val="000F2EE1"/>
    <w:rsid w:val="00134B42"/>
    <w:rsid w:val="001F5A48"/>
    <w:rsid w:val="002B2B78"/>
    <w:rsid w:val="00332771"/>
    <w:rsid w:val="00357D45"/>
    <w:rsid w:val="003E2243"/>
    <w:rsid w:val="00400718"/>
    <w:rsid w:val="00411D24"/>
    <w:rsid w:val="004820B7"/>
    <w:rsid w:val="00573D7E"/>
    <w:rsid w:val="005B5B2E"/>
    <w:rsid w:val="00644039"/>
    <w:rsid w:val="00732F05"/>
    <w:rsid w:val="007F00F1"/>
    <w:rsid w:val="009D4914"/>
    <w:rsid w:val="009E78C8"/>
    <w:rsid w:val="00A60FCC"/>
    <w:rsid w:val="00B77B12"/>
    <w:rsid w:val="00BC4A3A"/>
    <w:rsid w:val="00C062A4"/>
    <w:rsid w:val="00C80AE7"/>
    <w:rsid w:val="00D82FDC"/>
    <w:rsid w:val="00D9104B"/>
    <w:rsid w:val="00DF7EFC"/>
    <w:rsid w:val="00E944AA"/>
    <w:rsid w:val="00F06229"/>
    <w:rsid w:val="00F926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63B0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ja"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5B2E"/>
  </w:style>
  <w:style w:type="paragraph" w:styleId="1">
    <w:name w:val="heading 1"/>
    <w:basedOn w:val="a"/>
    <w:next w:val="a"/>
    <w:link w:val="10"/>
    <w:uiPriority w:val="9"/>
    <w:qFormat/>
    <w:rsid w:val="005B5B2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rsid w:val="005B5B2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3">
    <w:name w:val="heading 3"/>
    <w:basedOn w:val="a"/>
    <w:next w:val="a"/>
    <w:link w:val="30"/>
    <w:uiPriority w:val="9"/>
    <w:unhideWhenUsed/>
    <w:qFormat/>
    <w:rsid w:val="005B5B2E"/>
    <w:pPr>
      <w:pBdr>
        <w:top w:val="single" w:sz="6" w:space="2" w:color="4472C4" w:themeColor="accent1"/>
      </w:pBdr>
      <w:spacing w:before="300" w:after="0"/>
      <w:outlineLvl w:val="2"/>
    </w:pPr>
    <w:rPr>
      <w:caps/>
      <w:color w:val="1F3763" w:themeColor="accent1" w:themeShade="7F"/>
      <w:spacing w:val="15"/>
    </w:rPr>
  </w:style>
  <w:style w:type="paragraph" w:styleId="4">
    <w:name w:val="heading 4"/>
    <w:basedOn w:val="a"/>
    <w:next w:val="a"/>
    <w:link w:val="40"/>
    <w:uiPriority w:val="9"/>
    <w:semiHidden/>
    <w:unhideWhenUsed/>
    <w:qFormat/>
    <w:rsid w:val="005B5B2E"/>
    <w:pPr>
      <w:pBdr>
        <w:top w:val="dotted" w:sz="6" w:space="2" w:color="4472C4" w:themeColor="accent1"/>
      </w:pBdr>
      <w:spacing w:before="200" w:after="0"/>
      <w:outlineLvl w:val="3"/>
    </w:pPr>
    <w:rPr>
      <w:caps/>
      <w:color w:val="2F5496" w:themeColor="accent1" w:themeShade="BF"/>
      <w:spacing w:val="10"/>
    </w:rPr>
  </w:style>
  <w:style w:type="paragraph" w:styleId="5">
    <w:name w:val="heading 5"/>
    <w:basedOn w:val="a"/>
    <w:next w:val="a"/>
    <w:link w:val="50"/>
    <w:uiPriority w:val="9"/>
    <w:semiHidden/>
    <w:unhideWhenUsed/>
    <w:qFormat/>
    <w:rsid w:val="005B5B2E"/>
    <w:pPr>
      <w:pBdr>
        <w:bottom w:val="single" w:sz="6" w:space="1" w:color="4472C4" w:themeColor="accent1"/>
      </w:pBdr>
      <w:spacing w:before="200" w:after="0"/>
      <w:outlineLvl w:val="4"/>
    </w:pPr>
    <w:rPr>
      <w:caps/>
      <w:color w:val="2F5496" w:themeColor="accent1" w:themeShade="BF"/>
      <w:spacing w:val="10"/>
    </w:rPr>
  </w:style>
  <w:style w:type="paragraph" w:styleId="6">
    <w:name w:val="heading 6"/>
    <w:basedOn w:val="a"/>
    <w:next w:val="a"/>
    <w:link w:val="60"/>
    <w:uiPriority w:val="9"/>
    <w:semiHidden/>
    <w:unhideWhenUsed/>
    <w:qFormat/>
    <w:rsid w:val="005B5B2E"/>
    <w:pPr>
      <w:pBdr>
        <w:bottom w:val="dotted" w:sz="6" w:space="1" w:color="4472C4" w:themeColor="accent1"/>
      </w:pBdr>
      <w:spacing w:before="200" w:after="0"/>
      <w:outlineLvl w:val="5"/>
    </w:pPr>
    <w:rPr>
      <w:caps/>
      <w:color w:val="2F5496" w:themeColor="accent1" w:themeShade="BF"/>
      <w:spacing w:val="10"/>
    </w:rPr>
  </w:style>
  <w:style w:type="paragraph" w:styleId="7">
    <w:name w:val="heading 7"/>
    <w:basedOn w:val="a"/>
    <w:next w:val="a"/>
    <w:link w:val="70"/>
    <w:uiPriority w:val="9"/>
    <w:semiHidden/>
    <w:unhideWhenUsed/>
    <w:qFormat/>
    <w:rsid w:val="005B5B2E"/>
    <w:pPr>
      <w:spacing w:before="200" w:after="0"/>
      <w:outlineLvl w:val="6"/>
    </w:pPr>
    <w:rPr>
      <w:caps/>
      <w:color w:val="2F5496" w:themeColor="accent1" w:themeShade="BF"/>
      <w:spacing w:val="10"/>
    </w:rPr>
  </w:style>
  <w:style w:type="paragraph" w:styleId="8">
    <w:name w:val="heading 8"/>
    <w:basedOn w:val="a"/>
    <w:next w:val="a"/>
    <w:link w:val="80"/>
    <w:uiPriority w:val="9"/>
    <w:semiHidden/>
    <w:unhideWhenUsed/>
    <w:qFormat/>
    <w:rsid w:val="005B5B2E"/>
    <w:pPr>
      <w:spacing w:before="200" w:after="0"/>
      <w:outlineLvl w:val="7"/>
    </w:pPr>
    <w:rPr>
      <w:caps/>
      <w:spacing w:val="10"/>
      <w:sz w:val="18"/>
      <w:szCs w:val="18"/>
    </w:rPr>
  </w:style>
  <w:style w:type="paragraph" w:styleId="9">
    <w:name w:val="heading 9"/>
    <w:basedOn w:val="a"/>
    <w:next w:val="a"/>
    <w:link w:val="90"/>
    <w:uiPriority w:val="9"/>
    <w:semiHidden/>
    <w:unhideWhenUsed/>
    <w:qFormat/>
    <w:rsid w:val="005B5B2E"/>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5B5B2E"/>
    <w:pPr>
      <w:spacing w:before="0" w:after="0"/>
    </w:pPr>
    <w:rPr>
      <w:rFonts w:asciiTheme="majorHAnsi" w:eastAsiaTheme="majorEastAsia" w:hAnsiTheme="majorHAnsi" w:cstheme="majorBidi"/>
      <w:caps/>
      <w:color w:val="4472C4" w:themeColor="accent1"/>
      <w:spacing w:val="10"/>
      <w:sz w:val="52"/>
      <w:szCs w:val="52"/>
    </w:rPr>
  </w:style>
  <w:style w:type="paragraph" w:styleId="a5">
    <w:name w:val="Subtitle"/>
    <w:basedOn w:val="a"/>
    <w:next w:val="a"/>
    <w:link w:val="a6"/>
    <w:uiPriority w:val="11"/>
    <w:qFormat/>
    <w:rsid w:val="005B5B2E"/>
    <w:pPr>
      <w:spacing w:before="0" w:after="500" w:line="240" w:lineRule="auto"/>
    </w:pPr>
    <w:rPr>
      <w:caps/>
      <w:color w:val="595959" w:themeColor="text1" w:themeTint="A6"/>
      <w:spacing w:val="10"/>
      <w:sz w:val="21"/>
      <w:szCs w:val="21"/>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ab">
    <w:name w:val="annotation text"/>
    <w:basedOn w:val="a"/>
    <w:link w:val="ac"/>
    <w:uiPriority w:val="99"/>
    <w:unhideWhenUsed/>
  </w:style>
  <w:style w:type="character" w:customStyle="1" w:styleId="ac">
    <w:name w:val="コメント文字列 (文字)"/>
    <w:basedOn w:val="a0"/>
    <w:link w:val="ab"/>
    <w:uiPriority w:val="99"/>
  </w:style>
  <w:style w:type="character" w:styleId="ad">
    <w:name w:val="annotation reference"/>
    <w:basedOn w:val="a0"/>
    <w:uiPriority w:val="99"/>
    <w:semiHidden/>
    <w:unhideWhenUsed/>
    <w:rPr>
      <w:sz w:val="18"/>
      <w:szCs w:val="18"/>
    </w:rPr>
  </w:style>
  <w:style w:type="paragraph" w:styleId="ae">
    <w:name w:val="header"/>
    <w:basedOn w:val="a"/>
    <w:link w:val="af"/>
    <w:uiPriority w:val="99"/>
    <w:unhideWhenUsed/>
    <w:rsid w:val="005B5B2E"/>
    <w:pPr>
      <w:tabs>
        <w:tab w:val="center" w:pos="4252"/>
        <w:tab w:val="right" w:pos="8504"/>
      </w:tabs>
      <w:snapToGrid w:val="0"/>
    </w:pPr>
  </w:style>
  <w:style w:type="character" w:customStyle="1" w:styleId="af">
    <w:name w:val="ヘッダー (文字)"/>
    <w:basedOn w:val="a0"/>
    <w:link w:val="ae"/>
    <w:uiPriority w:val="99"/>
    <w:rsid w:val="005B5B2E"/>
  </w:style>
  <w:style w:type="paragraph" w:styleId="af0">
    <w:name w:val="footer"/>
    <w:basedOn w:val="a"/>
    <w:link w:val="af1"/>
    <w:uiPriority w:val="99"/>
    <w:unhideWhenUsed/>
    <w:rsid w:val="005B5B2E"/>
    <w:pPr>
      <w:tabs>
        <w:tab w:val="center" w:pos="4252"/>
        <w:tab w:val="right" w:pos="8504"/>
      </w:tabs>
      <w:snapToGrid w:val="0"/>
    </w:pPr>
  </w:style>
  <w:style w:type="character" w:customStyle="1" w:styleId="af1">
    <w:name w:val="フッター (文字)"/>
    <w:basedOn w:val="a0"/>
    <w:link w:val="af0"/>
    <w:uiPriority w:val="99"/>
    <w:rsid w:val="005B5B2E"/>
  </w:style>
  <w:style w:type="character" w:customStyle="1" w:styleId="10">
    <w:name w:val="見出し 1 (文字)"/>
    <w:basedOn w:val="a0"/>
    <w:link w:val="1"/>
    <w:uiPriority w:val="9"/>
    <w:rsid w:val="005B5B2E"/>
    <w:rPr>
      <w:caps/>
      <w:color w:val="FFFFFF" w:themeColor="background1"/>
      <w:spacing w:val="15"/>
      <w:sz w:val="22"/>
      <w:szCs w:val="22"/>
      <w:shd w:val="clear" w:color="auto" w:fill="4472C4" w:themeFill="accent1"/>
    </w:rPr>
  </w:style>
  <w:style w:type="character" w:customStyle="1" w:styleId="20">
    <w:name w:val="見出し 2 (文字)"/>
    <w:basedOn w:val="a0"/>
    <w:link w:val="2"/>
    <w:uiPriority w:val="9"/>
    <w:rsid w:val="005B5B2E"/>
    <w:rPr>
      <w:caps/>
      <w:spacing w:val="15"/>
      <w:shd w:val="clear" w:color="auto" w:fill="D9E2F3" w:themeFill="accent1" w:themeFillTint="33"/>
    </w:rPr>
  </w:style>
  <w:style w:type="character" w:customStyle="1" w:styleId="30">
    <w:name w:val="見出し 3 (文字)"/>
    <w:basedOn w:val="a0"/>
    <w:link w:val="3"/>
    <w:uiPriority w:val="9"/>
    <w:rsid w:val="005B5B2E"/>
    <w:rPr>
      <w:caps/>
      <w:color w:val="1F3763" w:themeColor="accent1" w:themeShade="7F"/>
      <w:spacing w:val="15"/>
    </w:rPr>
  </w:style>
  <w:style w:type="character" w:customStyle="1" w:styleId="40">
    <w:name w:val="見出し 4 (文字)"/>
    <w:basedOn w:val="a0"/>
    <w:link w:val="4"/>
    <w:uiPriority w:val="9"/>
    <w:semiHidden/>
    <w:rsid w:val="005B5B2E"/>
    <w:rPr>
      <w:caps/>
      <w:color w:val="2F5496" w:themeColor="accent1" w:themeShade="BF"/>
      <w:spacing w:val="10"/>
    </w:rPr>
  </w:style>
  <w:style w:type="character" w:customStyle="1" w:styleId="50">
    <w:name w:val="見出し 5 (文字)"/>
    <w:basedOn w:val="a0"/>
    <w:link w:val="5"/>
    <w:uiPriority w:val="9"/>
    <w:semiHidden/>
    <w:rsid w:val="005B5B2E"/>
    <w:rPr>
      <w:caps/>
      <w:color w:val="2F5496" w:themeColor="accent1" w:themeShade="BF"/>
      <w:spacing w:val="10"/>
    </w:rPr>
  </w:style>
  <w:style w:type="character" w:customStyle="1" w:styleId="60">
    <w:name w:val="見出し 6 (文字)"/>
    <w:basedOn w:val="a0"/>
    <w:link w:val="6"/>
    <w:uiPriority w:val="9"/>
    <w:semiHidden/>
    <w:rsid w:val="005B5B2E"/>
    <w:rPr>
      <w:caps/>
      <w:color w:val="2F5496" w:themeColor="accent1" w:themeShade="BF"/>
      <w:spacing w:val="10"/>
    </w:rPr>
  </w:style>
  <w:style w:type="character" w:customStyle="1" w:styleId="70">
    <w:name w:val="見出し 7 (文字)"/>
    <w:basedOn w:val="a0"/>
    <w:link w:val="7"/>
    <w:uiPriority w:val="9"/>
    <w:semiHidden/>
    <w:rsid w:val="005B5B2E"/>
    <w:rPr>
      <w:caps/>
      <w:color w:val="2F5496" w:themeColor="accent1" w:themeShade="BF"/>
      <w:spacing w:val="10"/>
    </w:rPr>
  </w:style>
  <w:style w:type="character" w:customStyle="1" w:styleId="80">
    <w:name w:val="見出し 8 (文字)"/>
    <w:basedOn w:val="a0"/>
    <w:link w:val="8"/>
    <w:uiPriority w:val="9"/>
    <w:semiHidden/>
    <w:rsid w:val="005B5B2E"/>
    <w:rPr>
      <w:caps/>
      <w:spacing w:val="10"/>
      <w:sz w:val="18"/>
      <w:szCs w:val="18"/>
    </w:rPr>
  </w:style>
  <w:style w:type="character" w:customStyle="1" w:styleId="90">
    <w:name w:val="見出し 9 (文字)"/>
    <w:basedOn w:val="a0"/>
    <w:link w:val="9"/>
    <w:uiPriority w:val="9"/>
    <w:semiHidden/>
    <w:rsid w:val="005B5B2E"/>
    <w:rPr>
      <w:i/>
      <w:iCs/>
      <w:caps/>
      <w:spacing w:val="10"/>
      <w:sz w:val="18"/>
      <w:szCs w:val="18"/>
    </w:rPr>
  </w:style>
  <w:style w:type="paragraph" w:styleId="af2">
    <w:name w:val="caption"/>
    <w:basedOn w:val="a"/>
    <w:next w:val="a"/>
    <w:uiPriority w:val="35"/>
    <w:semiHidden/>
    <w:unhideWhenUsed/>
    <w:qFormat/>
    <w:rsid w:val="005B5B2E"/>
    <w:rPr>
      <w:b/>
      <w:bCs/>
      <w:color w:val="2F5496" w:themeColor="accent1" w:themeShade="BF"/>
      <w:sz w:val="16"/>
      <w:szCs w:val="16"/>
    </w:rPr>
  </w:style>
  <w:style w:type="character" w:customStyle="1" w:styleId="a4">
    <w:name w:val="表題 (文字)"/>
    <w:basedOn w:val="a0"/>
    <w:link w:val="a3"/>
    <w:uiPriority w:val="10"/>
    <w:rsid w:val="005B5B2E"/>
    <w:rPr>
      <w:rFonts w:asciiTheme="majorHAnsi" w:eastAsiaTheme="majorEastAsia" w:hAnsiTheme="majorHAnsi" w:cstheme="majorBidi"/>
      <w:caps/>
      <w:color w:val="4472C4" w:themeColor="accent1"/>
      <w:spacing w:val="10"/>
      <w:sz w:val="52"/>
      <w:szCs w:val="52"/>
    </w:rPr>
  </w:style>
  <w:style w:type="character" w:customStyle="1" w:styleId="a6">
    <w:name w:val="副題 (文字)"/>
    <w:basedOn w:val="a0"/>
    <w:link w:val="a5"/>
    <w:uiPriority w:val="11"/>
    <w:rsid w:val="005B5B2E"/>
    <w:rPr>
      <w:caps/>
      <w:color w:val="595959" w:themeColor="text1" w:themeTint="A6"/>
      <w:spacing w:val="10"/>
      <w:sz w:val="21"/>
      <w:szCs w:val="21"/>
    </w:rPr>
  </w:style>
  <w:style w:type="character" w:styleId="af3">
    <w:name w:val="Strong"/>
    <w:uiPriority w:val="22"/>
    <w:qFormat/>
    <w:rsid w:val="005B5B2E"/>
    <w:rPr>
      <w:b/>
      <w:bCs/>
    </w:rPr>
  </w:style>
  <w:style w:type="character" w:styleId="af4">
    <w:name w:val="Emphasis"/>
    <w:uiPriority w:val="20"/>
    <w:qFormat/>
    <w:rsid w:val="005B5B2E"/>
    <w:rPr>
      <w:caps/>
      <w:color w:val="1F3763" w:themeColor="accent1" w:themeShade="7F"/>
      <w:spacing w:val="5"/>
    </w:rPr>
  </w:style>
  <w:style w:type="paragraph" w:styleId="af5">
    <w:name w:val="No Spacing"/>
    <w:uiPriority w:val="1"/>
    <w:qFormat/>
    <w:rsid w:val="005B5B2E"/>
    <w:pPr>
      <w:spacing w:after="0" w:line="240" w:lineRule="auto"/>
    </w:pPr>
  </w:style>
  <w:style w:type="paragraph" w:styleId="af6">
    <w:name w:val="Quote"/>
    <w:basedOn w:val="a"/>
    <w:next w:val="a"/>
    <w:link w:val="af7"/>
    <w:uiPriority w:val="29"/>
    <w:qFormat/>
    <w:rsid w:val="005B5B2E"/>
    <w:rPr>
      <w:i/>
      <w:iCs/>
      <w:sz w:val="24"/>
      <w:szCs w:val="24"/>
    </w:rPr>
  </w:style>
  <w:style w:type="character" w:customStyle="1" w:styleId="af7">
    <w:name w:val="引用文 (文字)"/>
    <w:basedOn w:val="a0"/>
    <w:link w:val="af6"/>
    <w:uiPriority w:val="29"/>
    <w:rsid w:val="005B5B2E"/>
    <w:rPr>
      <w:i/>
      <w:iCs/>
      <w:sz w:val="24"/>
      <w:szCs w:val="24"/>
    </w:rPr>
  </w:style>
  <w:style w:type="paragraph" w:styleId="21">
    <w:name w:val="Intense Quote"/>
    <w:basedOn w:val="a"/>
    <w:next w:val="a"/>
    <w:link w:val="22"/>
    <w:uiPriority w:val="30"/>
    <w:qFormat/>
    <w:rsid w:val="005B5B2E"/>
    <w:pPr>
      <w:spacing w:before="240" w:after="240" w:line="240" w:lineRule="auto"/>
      <w:ind w:left="1080" w:right="1080"/>
      <w:jc w:val="center"/>
    </w:pPr>
    <w:rPr>
      <w:color w:val="4472C4" w:themeColor="accent1"/>
      <w:sz w:val="24"/>
      <w:szCs w:val="24"/>
    </w:rPr>
  </w:style>
  <w:style w:type="character" w:customStyle="1" w:styleId="22">
    <w:name w:val="引用文 2 (文字)"/>
    <w:basedOn w:val="a0"/>
    <w:link w:val="21"/>
    <w:uiPriority w:val="30"/>
    <w:rsid w:val="005B5B2E"/>
    <w:rPr>
      <w:color w:val="4472C4" w:themeColor="accent1"/>
      <w:sz w:val="24"/>
      <w:szCs w:val="24"/>
    </w:rPr>
  </w:style>
  <w:style w:type="character" w:styleId="af8">
    <w:name w:val="Subtle Emphasis"/>
    <w:uiPriority w:val="19"/>
    <w:qFormat/>
    <w:rsid w:val="005B5B2E"/>
    <w:rPr>
      <w:i/>
      <w:iCs/>
      <w:color w:val="1F3763" w:themeColor="accent1" w:themeShade="7F"/>
    </w:rPr>
  </w:style>
  <w:style w:type="character" w:styleId="23">
    <w:name w:val="Intense Emphasis"/>
    <w:uiPriority w:val="21"/>
    <w:qFormat/>
    <w:rsid w:val="005B5B2E"/>
    <w:rPr>
      <w:b/>
      <w:bCs/>
      <w:caps/>
      <w:color w:val="1F3763" w:themeColor="accent1" w:themeShade="7F"/>
      <w:spacing w:val="10"/>
    </w:rPr>
  </w:style>
  <w:style w:type="character" w:styleId="af9">
    <w:name w:val="Subtle Reference"/>
    <w:uiPriority w:val="31"/>
    <w:qFormat/>
    <w:rsid w:val="005B5B2E"/>
    <w:rPr>
      <w:b/>
      <w:bCs/>
      <w:color w:val="4472C4" w:themeColor="accent1"/>
    </w:rPr>
  </w:style>
  <w:style w:type="character" w:styleId="24">
    <w:name w:val="Intense Reference"/>
    <w:uiPriority w:val="32"/>
    <w:qFormat/>
    <w:rsid w:val="005B5B2E"/>
    <w:rPr>
      <w:b/>
      <w:bCs/>
      <w:i/>
      <w:iCs/>
      <w:caps/>
      <w:color w:val="4472C4" w:themeColor="accent1"/>
    </w:rPr>
  </w:style>
  <w:style w:type="character" w:styleId="afa">
    <w:name w:val="Book Title"/>
    <w:uiPriority w:val="33"/>
    <w:qFormat/>
    <w:rsid w:val="005B5B2E"/>
    <w:rPr>
      <w:b/>
      <w:bCs/>
      <w:i/>
      <w:iCs/>
      <w:spacing w:val="0"/>
    </w:rPr>
  </w:style>
  <w:style w:type="paragraph" w:styleId="afb">
    <w:name w:val="TOC Heading"/>
    <w:basedOn w:val="1"/>
    <w:next w:val="a"/>
    <w:uiPriority w:val="39"/>
    <w:semiHidden/>
    <w:unhideWhenUsed/>
    <w:qFormat/>
    <w:rsid w:val="005B5B2E"/>
    <w:pPr>
      <w:outlineLvl w:val="9"/>
    </w:pPr>
  </w:style>
  <w:style w:type="paragraph" w:styleId="afc">
    <w:name w:val="annotation subject"/>
    <w:basedOn w:val="ab"/>
    <w:next w:val="ab"/>
    <w:link w:val="afd"/>
    <w:uiPriority w:val="99"/>
    <w:semiHidden/>
    <w:unhideWhenUsed/>
    <w:rsid w:val="005B5B2E"/>
    <w:rPr>
      <w:b/>
      <w:bCs/>
    </w:rPr>
  </w:style>
  <w:style w:type="character" w:customStyle="1" w:styleId="afd">
    <w:name w:val="コメント内容 (文字)"/>
    <w:basedOn w:val="ac"/>
    <w:link w:val="afc"/>
    <w:uiPriority w:val="99"/>
    <w:semiHidden/>
    <w:rsid w:val="005B5B2E"/>
    <w:rPr>
      <w:b/>
      <w:bCs/>
    </w:rPr>
  </w:style>
  <w:style w:type="paragraph" w:styleId="afe">
    <w:name w:val="Revision"/>
    <w:hidden/>
    <w:uiPriority w:val="99"/>
    <w:semiHidden/>
    <w:rsid w:val="005B5B2E"/>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 Id="rId20" Type="http://schemas.openxmlformats.org/officeDocument/2006/relationships/image" Target="media/ring1.jpeg"/><Relationship Id="rId21" Type="http://schemas.openxmlformats.org/officeDocument/2006/relationships/image" Target="media/ring2.jpeg"/><Relationship Id="rId22" Type="http://schemas.openxmlformats.org/officeDocument/2006/relationships/image" Target="media/ring3.jpeg"/><Relationship Id="rId23" Type="http://schemas.openxmlformats.org/officeDocument/2006/relationships/image" Target="media/ring4.jpeg"/><Relationship Id="rId24" Type="http://schemas.openxmlformats.org/officeDocument/2006/relationships/image" Target="media/ring5.jpeg"/><Relationship Id="rId25" Type="http://schemas.openxmlformats.org/officeDocument/2006/relationships/image" Target="media/ring6.jpeg"/><Relationship Id="rId26" Type="http://schemas.openxmlformats.org/officeDocument/2006/relationships/image" Target="media/ring7.jpeg"/><Relationship Id="rId27" Type="http://schemas.openxmlformats.org/officeDocument/2006/relationships/image" Target="media/ring8.jpeg"/><Relationship Id="rId28" Type="http://schemas.openxmlformats.org/officeDocument/2006/relationships/image" Target="media/ring9.jpeg"/><Relationship Id="rId29" Type="http://schemas.openxmlformats.org/officeDocument/2006/relationships/image" Target="media/ring10.jpeg"/></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1207</Words>
  <Characters>6884</Characters>
  <Application>Microsoft Office Word</Application>
  <DocSecurity>0</DocSecurity>
  <Lines>57</Lines>
  <Paragraphs>16</Paragraphs>
  <ScaleCrop>false</ScaleCrop>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2026-02-27T03:46:00Z</dcterms:created>
  <dcterms:modified xsi:type="dcterms:W3CDTF">2026-03-16T09:40:00Z</dcterms:modified>
</cp:coreProperties>
</file>