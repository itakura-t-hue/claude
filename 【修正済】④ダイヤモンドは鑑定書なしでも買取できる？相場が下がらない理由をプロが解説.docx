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E6F586" w14:textId="77777777" w:rsidR="00947190" w:rsidRPr="00BA103B" w:rsidRDefault="00000000" w:rsidP="00BA103B">
      <w:pPr>
        <w:pStyle w:val="a3"/>
        <w:rPr>
          <w:rFonts w:asciiTheme="minorEastAsia" w:eastAsiaTheme="minorEastAsia" w:hAnsiTheme="minorEastAsia"/>
        </w:rPr>
      </w:pPr>
      <w:bookmarkStart w:id="0" w:name="_r9jv225je328" w:colFirst="0" w:colLast="0"/>
      <w:bookmarkEnd w:id="0"/>
      <w:r>
        <w:rPr>
          <w:rFonts w:asciiTheme="minorEastAsia" w:eastAsiaTheme="minorEastAsia" w:hAnsiTheme="minorEastAsia" w:hint="eastAsia"/>
        </w:rPr>
        <w:t>ダイヤモンドは鑑定書なしでも買取できる？相場が下がらない理由をプロが解説</w:t>
      </w:r>
    </w:p>
    <w:p w14:paraId="2765D093" w14:textId="33911CBD" w:rsidR="00947190" w:rsidRPr="00BA103B" w:rsidRDefault="00B327AB">
      <w:pPr>
        <w:rPr>
          <w:rFonts w:asciiTheme="minorEastAsia" w:hAnsiTheme="minorEastAsia"/>
        </w:rPr>
      </w:pPr>
      <w:r>
        <w:rPr>
          <w:rFonts w:asciiTheme="minorEastAsia" w:hAnsiTheme="minorEastAsia"/>
          <w:noProof/>
          <w:lang w:val="ja-JP"/>
        </w:rPr>
        <w:drawing>
          <wp:inline distT="0" distB="0" distL="0" distR="0" wp14:anchorId="61083ECC" wp14:editId="191E2A5D">
            <wp:extent cx="5401945" cy="3600450"/>
            <wp:effectExtent l="0" t="0" r="8255" b="0"/>
            <wp:docPr id="1474615513" name="図 1" descr="小さい, 座る, テーブル, 横たわる が含まれている画像  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15513" name="図 1" descr="小さい, 座る, テーブル, 横たわる が含まれている画像  自動的に生成された説明"/>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1945" cy="3600450"/>
                    </a:xfrm>
                    <a:prstGeom prst="rect">
                      <a:avLst/>
                    </a:prstGeom>
                  </pic:spPr>
                </pic:pic>
              </a:graphicData>
            </a:graphic>
          </wp:inline>
        </w:drawing>
      </w:r>
    </w:p>
    <w:p w14:paraId="6C54F874"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「鑑定書を紛失してしまったダイヤモンドは売れないのでは？」「鑑定書がないと安く買い叩かれるのでは？」そんな不安を抱えている方は少なくありません。</w:t>
      </w:r>
    </w:p>
    <w:p w14:paraId="12CC6D75" w14:textId="3C139C1E" w:rsidR="00947190" w:rsidRPr="00BA103B" w:rsidRDefault="00000000">
      <w:pPr>
        <w:spacing w:before="240" w:after="240"/>
        <w:rPr>
          <w:rFonts w:asciiTheme="minorEastAsia" w:hAnsiTheme="minorEastAsia"/>
        </w:rPr>
      </w:pPr>
      <w:commentRangeStart w:id="1"/>
      <w:r>
        <w:rPr>
          <w:rFonts w:asciiTheme="minorEastAsia" w:hAnsiTheme="minorEastAsia" w:cs="ＭＳ 明朝" w:hint="eastAsia"/>
        </w:rPr>
        <w:t>結論からお伝えすると、鑑定書がなくてもダイヤモンドの買取は可能です。</w:t>
      </w:r>
      <w:commentRangeEnd w:id="1"/>
      <w:r>
        <w:rPr>
          <w:rStyle w:val="ac"/>
          <w:rFonts w:asciiTheme="minorEastAsia" w:hAnsiTheme="minorEastAsia" w:cs="ＭＳ 明朝" w:hint="eastAsia"/>
          <w:sz w:val="20"/>
          <w:szCs w:val="20"/>
        </w:rPr>
        <w:commentReference w:id="1"/>
      </w:r>
      <w:r>
        <w:rPr>
          <w:rFonts w:asciiTheme="minorEastAsia" w:hAnsiTheme="minorEastAsia" w:cs="ＭＳ 明朝" w:hint="eastAsia"/>
        </w:rPr>
        <w:t>鑑定書はダイヤモンドの品質を証明する重要な書類ですが、経験豊富な査定士であれば、現物を確認して</w:t>
      </w:r>
      <w:r>
        <w:rPr>
          <w:rFonts w:asciiTheme="minorEastAsia" w:hAnsiTheme="minorEastAsia" w:cs="Arial Unicode MS"/>
        </w:rPr>
        <w:t>4C</w:t>
      </w:r>
      <w:r>
        <w:rPr>
          <w:rFonts w:asciiTheme="minorEastAsia" w:hAnsiTheme="minorEastAsia" w:cs="ＭＳ 明朝" w:hint="eastAsia"/>
        </w:rPr>
        <w:t>を評価し、適正な査定を行えます。</w:t>
      </w:r>
    </w:p>
    <w:p w14:paraId="478FE9F6"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つまり、付属書類の有無よりも「ダイヤモンドそのものの品質」が買取価格を決める本質なのです。本記事では、鑑定書がなくても安心して査定に臨めるよう、買取の仕組みや高く売るためのポイントを詳しく解説します。</w:t>
      </w:r>
    </w:p>
    <w:p w14:paraId="770F4EA4" w14:textId="77777777" w:rsidR="00947190" w:rsidRPr="00BA103B" w:rsidRDefault="00000000">
      <w:pPr>
        <w:pStyle w:val="2"/>
        <w:spacing w:after="80"/>
        <w:rPr>
          <w:rFonts w:asciiTheme="minorEastAsia" w:hAnsiTheme="minorEastAsia"/>
        </w:rPr>
      </w:pPr>
      <w:bookmarkStart w:id="2" w:name="_2o9wqmp5zfmj" w:colFirst="0" w:colLast="0"/>
      <w:bookmarkEnd w:id="2"/>
      <w:r>
        <w:rPr>
          <w:rFonts w:asciiTheme="minorEastAsia" w:hAnsiTheme="minorEastAsia" w:cs="ＭＳ 明朝" w:hint="eastAsia"/>
        </w:rPr>
        <w:lastRenderedPageBreak/>
        <w:t>鑑定書がなくてもダイヤモンドは買取できる</w:t>
      </w:r>
    </w:p>
    <w:p w14:paraId="2148E656" w14:textId="07EC507B" w:rsidR="00947190" w:rsidRPr="00BA103B" w:rsidRDefault="00B327AB">
      <w:pPr>
        <w:rPr>
          <w:rFonts w:asciiTheme="minorEastAsia" w:hAnsiTheme="minorEastAsia"/>
        </w:rPr>
      </w:pPr>
      <w:r>
        <w:rPr>
          <w:rFonts w:asciiTheme="minorEastAsia" w:hAnsiTheme="minorEastAsia"/>
          <w:noProof/>
          <w:lang w:val="ja-JP"/>
        </w:rPr>
        <w:drawing>
          <wp:inline distT="0" distB="0" distL="0" distR="0" wp14:anchorId="0FD83E87" wp14:editId="26BC192A">
            <wp:extent cx="5401945" cy="3613785"/>
            <wp:effectExtent l="0" t="0" r="8255" b="5715"/>
            <wp:docPr id="926297758" name="図 2" descr="チョコレートのケーキ  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97758" name="図 2" descr="チョコレートのケーキ  中程度の精度で自動的に生成された説明"/>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1945" cy="3613785"/>
                    </a:xfrm>
                    <a:prstGeom prst="rect">
                      <a:avLst/>
                    </a:prstGeom>
                  </pic:spPr>
                </pic:pic>
              </a:graphicData>
            </a:graphic>
          </wp:inline>
        </w:drawing>
      </w:r>
    </w:p>
    <w:p w14:paraId="59A60D12" w14:textId="77777777" w:rsidR="00947190" w:rsidRPr="00BA103B" w:rsidRDefault="00000000">
      <w:pPr>
        <w:spacing w:before="240" w:after="240"/>
        <w:rPr>
          <w:rFonts w:asciiTheme="minorEastAsia" w:hAnsiTheme="minorEastAsia"/>
        </w:rPr>
      </w:pPr>
      <w:commentRangeStart w:id="3"/>
      <w:r>
        <w:rPr>
          <w:rFonts w:asciiTheme="minorEastAsia" w:hAnsiTheme="minorEastAsia" w:cs="ＭＳ 明朝" w:hint="eastAsia"/>
        </w:rPr>
        <w:t>鑑定書がないダイヤモンドでも、多くの買取専門店では問題なく査定・買取を行っています。</w:t>
      </w:r>
      <w:commentRangeEnd w:id="3"/>
      <w:r>
        <w:rPr>
          <w:rStyle w:val="ac"/>
          <w:rFonts w:asciiTheme="minorEastAsia" w:hAnsiTheme="minorEastAsia"/>
          <w:sz w:val="20"/>
          <w:szCs w:val="20"/>
        </w:rPr>
        <w:commentReference w:id="3"/>
      </w:r>
    </w:p>
    <w:p w14:paraId="52504035" w14:textId="0A547826" w:rsidR="00947190" w:rsidRPr="00BA103B" w:rsidRDefault="00000000">
      <w:pPr>
        <w:spacing w:before="240" w:after="240"/>
        <w:rPr>
          <w:rFonts w:asciiTheme="minorEastAsia" w:hAnsiTheme="minorEastAsia"/>
        </w:rPr>
      </w:pPr>
      <w:r>
        <w:rPr>
          <w:rFonts w:asciiTheme="minorEastAsia" w:hAnsiTheme="minorEastAsia" w:cs="ＭＳ 明朝" w:hint="eastAsia"/>
        </w:rPr>
        <w:t>鑑定書はあくまで品質を第三者が証明するための書類であり、買取の現場ではプロの査定士が現物を直接評価するためです。</w:t>
      </w:r>
    </w:p>
    <w:p w14:paraId="6BBC14D5"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なぜ鑑定書がなくても買取が可能なのか、そしてどのようにして適正価格がつくのか、その仕組みを解説します。</w:t>
      </w:r>
    </w:p>
    <w:p w14:paraId="29781894" w14:textId="77777777" w:rsidR="00947190" w:rsidRPr="00BA103B" w:rsidRDefault="00000000">
      <w:pPr>
        <w:pStyle w:val="3"/>
        <w:spacing w:before="280"/>
        <w:rPr>
          <w:rFonts w:asciiTheme="minorEastAsia" w:hAnsiTheme="minorEastAsia"/>
          <w:color w:val="000000"/>
        </w:rPr>
      </w:pPr>
      <w:bookmarkStart w:id="4" w:name="_ohg3gj8iu3ql" w:colFirst="0" w:colLast="0"/>
      <w:bookmarkEnd w:id="4"/>
      <w:r>
        <w:rPr>
          <w:rFonts w:asciiTheme="minorEastAsia" w:hAnsiTheme="minorEastAsia" w:cs="ＭＳ 明朝" w:hint="eastAsia"/>
          <w:color w:val="000000"/>
        </w:rPr>
        <w:t>鑑定書なしでも買取できる理由</w:t>
      </w:r>
    </w:p>
    <w:p w14:paraId="7F53C080" w14:textId="107A433B" w:rsidR="00947190" w:rsidRPr="00BA103B" w:rsidRDefault="00000000">
      <w:pPr>
        <w:spacing w:before="240" w:after="240"/>
        <w:rPr>
          <w:rFonts w:asciiTheme="minorEastAsia" w:hAnsiTheme="minorEastAsia"/>
        </w:rPr>
      </w:pPr>
      <w:r>
        <w:rPr>
          <w:rFonts w:asciiTheme="minorEastAsia" w:hAnsiTheme="minorEastAsia" w:cs="ＭＳ 明朝" w:hint="eastAsia"/>
        </w:rPr>
        <w:t>優れた鑑定スキルを持つプロの査定士であれば、鑑定書がなくてもダイヤモンドの品質を見極められます。</w:t>
      </w:r>
    </w:p>
    <w:p w14:paraId="4B0CED6E" w14:textId="3D71D8FE" w:rsidR="00947190" w:rsidRPr="00BA103B" w:rsidRDefault="00000000">
      <w:pPr>
        <w:spacing w:before="240" w:after="240"/>
        <w:rPr>
          <w:rFonts w:asciiTheme="minorEastAsia" w:hAnsiTheme="minorEastAsia"/>
        </w:rPr>
      </w:pPr>
      <w:commentRangeStart w:id="5"/>
      <w:r>
        <w:rPr>
          <w:rFonts w:asciiTheme="minorEastAsia" w:hAnsiTheme="minorEastAsia" w:cs="ＭＳ 明朝" w:hint="eastAsia"/>
        </w:rPr>
        <w:t>そもそも鑑定書は、販売時に購入者へ品質を保証するために発行されるものです。買取の場面では、信頼できる査定士さえいれば現物から品質を判断できるため、鑑定書が必須条件になることはありません。</w:t>
      </w:r>
      <w:commentRangeEnd w:id="5"/>
      <w:r>
        <w:rPr>
          <w:rStyle w:val="ac"/>
          <w:rFonts w:asciiTheme="minorEastAsia" w:hAnsiTheme="minorEastAsia"/>
          <w:sz w:val="20"/>
          <w:szCs w:val="20"/>
        </w:rPr>
        <w:commentReference w:id="5"/>
      </w:r>
    </w:p>
    <w:p w14:paraId="49FD6369" w14:textId="7F23B8D3" w:rsidR="00947190" w:rsidRPr="00BA103B" w:rsidRDefault="00000000">
      <w:pPr>
        <w:spacing w:before="240" w:after="240"/>
        <w:rPr>
          <w:rFonts w:asciiTheme="minorEastAsia" w:hAnsiTheme="minorEastAsia"/>
        </w:rPr>
      </w:pPr>
      <w:r>
        <w:rPr>
          <w:rFonts w:asciiTheme="minorEastAsia" w:hAnsiTheme="minorEastAsia" w:cs="ＭＳ 明朝" w:hint="eastAsia"/>
        </w:rPr>
        <w:lastRenderedPageBreak/>
        <w:t>実際に多くの買取専門店では「鑑定書がなくてもダイヤモンドの買取は可能」としており、経験豊富な査定士が在籍する店舗であれば、鑑定書なしでも問題なく売却できるケースが多いことが分かります。</w:t>
      </w:r>
    </w:p>
    <w:p w14:paraId="18DB93CE" w14:textId="77777777" w:rsidR="00947190" w:rsidRPr="00BA103B" w:rsidRDefault="00000000">
      <w:pPr>
        <w:pStyle w:val="3"/>
        <w:spacing w:before="280"/>
        <w:rPr>
          <w:rFonts w:asciiTheme="minorEastAsia" w:hAnsiTheme="minorEastAsia"/>
          <w:color w:val="000000"/>
        </w:rPr>
      </w:pPr>
      <w:bookmarkStart w:id="6" w:name="_yara07tf7fw2" w:colFirst="0" w:colLast="0"/>
      <w:bookmarkEnd w:id="6"/>
      <w:r>
        <w:rPr>
          <w:rFonts w:asciiTheme="minorEastAsia" w:hAnsiTheme="minorEastAsia" w:cs="ＭＳ 明朝" w:hint="eastAsia"/>
          <w:color w:val="000000"/>
        </w:rPr>
        <w:t>鑑定書なしでも適正価格がつく仕組み</w:t>
      </w:r>
    </w:p>
    <w:p w14:paraId="3AC20573" w14:textId="18766506" w:rsidR="00947190" w:rsidRPr="00BA103B" w:rsidRDefault="00000000">
      <w:pPr>
        <w:spacing w:before="240" w:after="240"/>
        <w:rPr>
          <w:rFonts w:asciiTheme="minorEastAsia" w:hAnsiTheme="minorEastAsia"/>
        </w:rPr>
      </w:pPr>
      <w:r>
        <w:rPr>
          <w:rFonts w:asciiTheme="minorEastAsia" w:hAnsiTheme="minorEastAsia" w:cs="ＭＳ 明朝" w:hint="eastAsia"/>
        </w:rPr>
        <w:t>鑑定書がなくても適正価格がつく仕組みは、査定士による「</w:t>
      </w:r>
      <w:r>
        <w:rPr>
          <w:rFonts w:asciiTheme="minorEastAsia" w:hAnsiTheme="minorEastAsia" w:cs="Arial Unicode MS"/>
        </w:rPr>
        <w:t>4C</w:t>
      </w:r>
      <w:r>
        <w:rPr>
          <w:rFonts w:asciiTheme="minorEastAsia" w:hAnsiTheme="minorEastAsia" w:cs="ＭＳ 明朝" w:hint="eastAsia"/>
        </w:rPr>
        <w:t>評価」にあります。</w:t>
      </w:r>
    </w:p>
    <w:p w14:paraId="4057EEC9" w14:textId="77777777" w:rsidR="00947190" w:rsidRPr="00BA103B" w:rsidRDefault="00000000">
      <w:pPr>
        <w:spacing w:before="240" w:after="240"/>
        <w:rPr>
          <w:rFonts w:asciiTheme="minorEastAsia" w:hAnsiTheme="minorEastAsia"/>
        </w:rPr>
      </w:pPr>
      <w:commentRangeStart w:id="7"/>
      <w:r>
        <w:rPr>
          <w:rFonts w:asciiTheme="minorEastAsia" w:hAnsiTheme="minorEastAsia" w:cs="Arial Unicode MS"/>
        </w:rPr>
        <w:t>4C</w:t>
      </w:r>
      <w:r>
        <w:rPr>
          <w:rFonts w:asciiTheme="minorEastAsia" w:hAnsiTheme="minorEastAsia" w:cs="ＭＳ 明朝" w:hint="eastAsia"/>
        </w:rPr>
        <w:t>とは、</w:t>
      </w:r>
      <w:r>
        <w:rPr>
          <w:rFonts w:asciiTheme="minorEastAsia" w:hAnsiTheme="minorEastAsia" w:cs="Arial Unicode MS"/>
        </w:rPr>
        <w:t>Carat</w:t>
      </w:r>
      <w:r>
        <w:rPr>
          <w:rFonts w:asciiTheme="minorEastAsia" w:hAnsiTheme="minorEastAsia" w:cs="ＭＳ 明朝" w:hint="eastAsia"/>
        </w:rPr>
        <w:t>（カラット：重さ）、</w:t>
      </w:r>
      <w:r>
        <w:rPr>
          <w:rFonts w:asciiTheme="minorEastAsia" w:hAnsiTheme="minorEastAsia" w:cs="Arial Unicode MS"/>
        </w:rPr>
        <w:t>Color</w:t>
      </w:r>
      <w:r>
        <w:rPr>
          <w:rFonts w:asciiTheme="minorEastAsia" w:hAnsiTheme="minorEastAsia" w:cs="ＭＳ 明朝" w:hint="eastAsia"/>
        </w:rPr>
        <w:t>（カラー：色）、</w:t>
      </w:r>
      <w:r>
        <w:rPr>
          <w:rFonts w:asciiTheme="minorEastAsia" w:hAnsiTheme="minorEastAsia" w:cs="Arial Unicode MS"/>
        </w:rPr>
        <w:t>Clarity</w:t>
      </w:r>
      <w:r>
        <w:rPr>
          <w:rFonts w:asciiTheme="minorEastAsia" w:hAnsiTheme="minorEastAsia" w:cs="ＭＳ 明朝" w:hint="eastAsia"/>
        </w:rPr>
        <w:t>（クラリティ：透明度）、</w:t>
      </w:r>
      <w:r>
        <w:rPr>
          <w:rFonts w:asciiTheme="minorEastAsia" w:hAnsiTheme="minorEastAsia" w:cs="Arial Unicode MS"/>
        </w:rPr>
        <w:t>Cut</w:t>
      </w:r>
      <w:r>
        <w:rPr>
          <w:rFonts w:asciiTheme="minorEastAsia" w:hAnsiTheme="minorEastAsia" w:cs="ＭＳ 明朝" w:hint="eastAsia"/>
        </w:rPr>
        <w:t>（カット：研磨の優秀さ）の</w:t>
      </w:r>
      <w:r>
        <w:rPr>
          <w:rFonts w:asciiTheme="minorEastAsia" w:hAnsiTheme="minorEastAsia" w:cs="Arial Unicode MS"/>
        </w:rPr>
        <w:t>4</w:t>
      </w:r>
      <w:r>
        <w:rPr>
          <w:rFonts w:asciiTheme="minorEastAsia" w:hAnsiTheme="minorEastAsia" w:cs="ＭＳ 明朝" w:hint="eastAsia"/>
        </w:rPr>
        <w:t>項目で、ダイヤモンドの品質を決める国際基準です。</w:t>
      </w:r>
      <w:commentRangeEnd w:id="7"/>
      <w:r>
        <w:rPr>
          <w:rStyle w:val="ac"/>
          <w:rFonts w:asciiTheme="minorEastAsia" w:hAnsiTheme="minorEastAsia"/>
          <w:sz w:val="20"/>
          <w:szCs w:val="20"/>
        </w:rPr>
        <w:commentReference w:id="7"/>
      </w:r>
    </w:p>
    <w:p w14:paraId="08705EFA" w14:textId="110E6017" w:rsidR="00947190" w:rsidRPr="00BA103B" w:rsidRDefault="00000000">
      <w:pPr>
        <w:spacing w:before="240" w:after="240"/>
        <w:rPr>
          <w:rFonts w:asciiTheme="minorEastAsia" w:hAnsiTheme="minorEastAsia"/>
        </w:rPr>
      </w:pPr>
      <w:commentRangeStart w:id="8"/>
      <w:r>
        <w:rPr>
          <w:rFonts w:asciiTheme="minorEastAsia" w:hAnsiTheme="minorEastAsia" w:cs="ＭＳ 明朝" w:hint="eastAsia"/>
        </w:rPr>
        <w:t>鑑定書があれば記載された</w:t>
      </w:r>
      <w:r>
        <w:rPr>
          <w:rFonts w:asciiTheme="minorEastAsia" w:hAnsiTheme="minorEastAsia" w:cs="Arial Unicode MS"/>
        </w:rPr>
        <w:t>4C</w:t>
      </w:r>
      <w:r>
        <w:rPr>
          <w:rFonts w:asciiTheme="minorEastAsia" w:hAnsiTheme="minorEastAsia" w:cs="ＭＳ 明朝" w:hint="eastAsia"/>
        </w:rPr>
        <w:t>の情報をもとに査定が進みますが、鑑定書がなくても査定士が同じ</w:t>
      </w:r>
      <w:r>
        <w:rPr>
          <w:rFonts w:asciiTheme="minorEastAsia" w:hAnsiTheme="minorEastAsia" w:cs="Arial Unicode MS"/>
        </w:rPr>
        <w:t>4C</w:t>
      </w:r>
      <w:r>
        <w:rPr>
          <w:rFonts w:asciiTheme="minorEastAsia" w:hAnsiTheme="minorEastAsia" w:cs="ＭＳ 明朝" w:hint="eastAsia"/>
        </w:rPr>
        <w:t>基準でダイヤモンドを評価します。</w:t>
      </w:r>
      <w:r>
        <w:rPr>
          <w:rFonts w:asciiTheme="minorEastAsia" w:hAnsiTheme="minorEastAsia" w:cs="Arial Unicode MS"/>
        </w:rPr>
        <w:t>10</w:t>
      </w:r>
      <w:r>
        <w:rPr>
          <w:rFonts w:asciiTheme="minorEastAsia" w:hAnsiTheme="minorEastAsia" w:cs="ＭＳ 明朝" w:hint="eastAsia"/>
        </w:rPr>
        <w:t>倍ルーペや顕微鏡を使って内包物を確認し、カラーの微妙な差を判定するなど、専門的な技術で品質を見極めるのです。</w:t>
      </w:r>
      <w:commentRangeEnd w:id="8"/>
      <w:r>
        <w:rPr>
          <w:rStyle w:val="ac"/>
          <w:rFonts w:asciiTheme="minorEastAsia" w:hAnsiTheme="minorEastAsia"/>
          <w:sz w:val="20"/>
          <w:szCs w:val="20"/>
        </w:rPr>
        <w:commentReference w:id="8"/>
      </w:r>
    </w:p>
    <w:p w14:paraId="59F85B02" w14:textId="752D7F82" w:rsidR="00947190" w:rsidRPr="00BA103B" w:rsidRDefault="00000000">
      <w:pPr>
        <w:spacing w:before="240" w:after="240"/>
        <w:rPr>
          <w:rFonts w:asciiTheme="minorEastAsia" w:hAnsiTheme="minorEastAsia"/>
        </w:rPr>
      </w:pPr>
      <w:commentRangeStart w:id="9"/>
      <w:r>
        <w:rPr>
          <w:rFonts w:asciiTheme="minorEastAsia" w:hAnsiTheme="minorEastAsia" w:cs="ＭＳ 明朝" w:hint="eastAsia"/>
        </w:rPr>
        <w:t>つまり、鑑定書の有無に関わらず最終的な査定基準は同じであり、適正な知識と技術を持つ査定士がいれば、鑑定書なしでも適正価格での買取が可能となります。</w:t>
      </w:r>
      <w:commentRangeEnd w:id="9"/>
      <w:r>
        <w:rPr>
          <w:rStyle w:val="ac"/>
          <w:rFonts w:asciiTheme="minorEastAsia" w:hAnsiTheme="minorEastAsia"/>
          <w:sz w:val="20"/>
          <w:szCs w:val="20"/>
        </w:rPr>
        <w:commentReference w:id="9"/>
      </w:r>
    </w:p>
    <w:p w14:paraId="27C852CA" w14:textId="77777777" w:rsidR="00947190" w:rsidRPr="00BA103B" w:rsidRDefault="00000000">
      <w:pPr>
        <w:pStyle w:val="2"/>
        <w:spacing w:after="80"/>
        <w:rPr>
          <w:rFonts w:asciiTheme="minorEastAsia" w:hAnsiTheme="minorEastAsia"/>
        </w:rPr>
      </w:pPr>
      <w:bookmarkStart w:id="10" w:name="_ppci2hciby6b" w:colFirst="0" w:colLast="0"/>
      <w:bookmarkEnd w:id="10"/>
      <w:r>
        <w:rPr>
          <w:rFonts w:asciiTheme="minorEastAsia" w:hAnsiTheme="minorEastAsia" w:cs="ＭＳ 明朝" w:hint="eastAsia"/>
        </w:rPr>
        <w:t>そもそも鑑定書とは？鑑別書との違いも解説</w:t>
      </w:r>
    </w:p>
    <w:p w14:paraId="4B1CDAE9" w14:textId="0ACD3494" w:rsidR="00947190" w:rsidRPr="00BA103B" w:rsidRDefault="00B327AB">
      <w:pPr>
        <w:rPr>
          <w:rFonts w:asciiTheme="minorEastAsia" w:hAnsiTheme="minorEastAsia"/>
        </w:rPr>
      </w:pPr>
      <w:r>
        <w:rPr>
          <w:rFonts w:asciiTheme="minorEastAsia" w:hAnsiTheme="minorEastAsia"/>
          <w:noProof/>
          <w:lang w:val="ja-JP"/>
        </w:rPr>
        <w:drawing>
          <wp:inline distT="0" distB="0" distL="0" distR="0" wp14:anchorId="7D66C9CF" wp14:editId="58443059">
            <wp:extent cx="5401945" cy="3600450"/>
            <wp:effectExtent l="0" t="0" r="8255" b="0"/>
            <wp:docPr id="769082983" name="図 3" descr="ダイアグラム  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82983" name="図 3" descr="ダイアグラム  自動的に生成された説明"/>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1945" cy="3600450"/>
                    </a:xfrm>
                    <a:prstGeom prst="rect">
                      <a:avLst/>
                    </a:prstGeom>
                  </pic:spPr>
                </pic:pic>
              </a:graphicData>
            </a:graphic>
          </wp:inline>
        </w:drawing>
      </w:r>
    </w:p>
    <w:p w14:paraId="7FB4BE82"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lastRenderedPageBreak/>
        <w:t>鑑定書と聞いても、具体的に何が書かれているのかよく分からないという方もいるかもしれません。また、「鑑別書」と混同されることも多い書類です。</w:t>
      </w:r>
    </w:p>
    <w:p w14:paraId="53FD7AFC"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鑑定書はダイヤモンドの品質を</w:t>
      </w:r>
      <w:r>
        <w:rPr>
          <w:rFonts w:asciiTheme="minorEastAsia" w:hAnsiTheme="minorEastAsia" w:cs="Arial Unicode MS"/>
        </w:rPr>
        <w:t>4C</w:t>
      </w:r>
      <w:r>
        <w:rPr>
          <w:rFonts w:asciiTheme="minorEastAsia" w:hAnsiTheme="minorEastAsia" w:cs="ＭＳ 明朝" w:hint="eastAsia"/>
        </w:rPr>
        <w:t>という国際基準で評価した「成績表」のようなもの。一方、鑑別書は宝石の種類や真贋を証明する「身分証明書」です。</w:t>
      </w:r>
    </w:p>
    <w:p w14:paraId="3E63F5D5"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それぞれの役割と違いを分かりやすく整理します。</w:t>
      </w:r>
    </w:p>
    <w:p w14:paraId="1BDAAF84" w14:textId="77777777" w:rsidR="00947190" w:rsidRPr="00BA103B" w:rsidRDefault="00000000">
      <w:pPr>
        <w:pStyle w:val="3"/>
        <w:spacing w:before="280"/>
        <w:rPr>
          <w:rFonts w:asciiTheme="minorEastAsia" w:hAnsiTheme="minorEastAsia"/>
          <w:color w:val="000000"/>
        </w:rPr>
      </w:pPr>
      <w:bookmarkStart w:id="11" w:name="_456hpif7dqed" w:colFirst="0" w:colLast="0"/>
      <w:bookmarkEnd w:id="11"/>
      <w:r>
        <w:rPr>
          <w:rFonts w:asciiTheme="minorEastAsia" w:hAnsiTheme="minorEastAsia" w:cs="ＭＳ 明朝" w:hint="eastAsia"/>
          <w:color w:val="000000"/>
        </w:rPr>
        <w:t>鑑定書の役割と記載される「</w:t>
      </w:r>
      <w:r>
        <w:rPr>
          <w:rFonts w:asciiTheme="minorEastAsia" w:hAnsiTheme="minorEastAsia" w:cs="Arial Unicode MS"/>
          <w:color w:val="000000"/>
        </w:rPr>
        <w:t>4C</w:t>
      </w:r>
      <w:r>
        <w:rPr>
          <w:rFonts w:asciiTheme="minorEastAsia" w:hAnsiTheme="minorEastAsia" w:cs="ＭＳ 明朝" w:hint="eastAsia"/>
          <w:color w:val="000000"/>
        </w:rPr>
        <w:t>」の評価基準</w:t>
      </w:r>
    </w:p>
    <w:p w14:paraId="2F8C2B34" w14:textId="77777777" w:rsidR="00947190" w:rsidRPr="00BA103B" w:rsidRDefault="00000000">
      <w:pPr>
        <w:spacing w:before="240" w:after="240"/>
        <w:rPr>
          <w:rFonts w:asciiTheme="minorEastAsia" w:hAnsiTheme="minorEastAsia"/>
        </w:rPr>
      </w:pPr>
      <w:commentRangeStart w:id="12"/>
      <w:r>
        <w:rPr>
          <w:rFonts w:asciiTheme="minorEastAsia" w:hAnsiTheme="minorEastAsia" w:cs="ＭＳ 明朝" w:hint="eastAsia"/>
        </w:rPr>
        <w:t>ダイヤモンドの鑑定書（グレーディングレポート）とは、専門の鑑定機関がダイヤモンドの品質を世界共通の評価基準「</w:t>
      </w:r>
      <w:r>
        <w:rPr>
          <w:rFonts w:asciiTheme="minorEastAsia" w:hAnsiTheme="minorEastAsia" w:cs="Arial Unicode MS"/>
        </w:rPr>
        <w:t>4C</w:t>
      </w:r>
      <w:r>
        <w:rPr>
          <w:rFonts w:asciiTheme="minorEastAsia" w:hAnsiTheme="minorEastAsia" w:cs="ＭＳ 明朝" w:hint="eastAsia"/>
        </w:rPr>
        <w:t>」に基づいて評価し、結果を記載したものです。</w:t>
      </w:r>
      <w:commentRangeEnd w:id="12"/>
      <w:r>
        <w:rPr>
          <w:rStyle w:val="ac"/>
          <w:rFonts w:asciiTheme="minorEastAsia" w:hAnsiTheme="minorEastAsia"/>
          <w:sz w:val="20"/>
          <w:szCs w:val="20"/>
        </w:rPr>
        <w:commentReference w:id="12"/>
      </w:r>
    </w:p>
    <w:p w14:paraId="2F6231F9" w14:textId="77777777" w:rsidR="00947190" w:rsidRPr="00BA103B" w:rsidRDefault="00000000">
      <w:pPr>
        <w:spacing w:before="240" w:after="240"/>
        <w:rPr>
          <w:rFonts w:asciiTheme="minorEastAsia" w:hAnsiTheme="minorEastAsia"/>
        </w:rPr>
      </w:pPr>
      <w:r>
        <w:rPr>
          <w:rFonts w:asciiTheme="minorEastAsia" w:hAnsiTheme="minorEastAsia" w:cs="Arial Unicode MS"/>
        </w:rPr>
        <w:t>4C</w:t>
      </w:r>
      <w:r>
        <w:rPr>
          <w:rFonts w:asciiTheme="minorEastAsia" w:hAnsiTheme="minorEastAsia" w:cs="ＭＳ 明朝" w:hint="eastAsia"/>
        </w:rPr>
        <w:t>の各項目は以下のとおりです。</w:t>
      </w:r>
    </w:p>
    <w:tbl>
      <w:tblPr>
        <w:tblStyle w:val="a7"/>
        <w:tblW w:w="73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50"/>
        <w:gridCol w:w="1410"/>
        <w:gridCol w:w="4245"/>
      </w:tblGrid>
      <w:tr w:rsidR="00947190" w:rsidRPr="00BA103B" w14:paraId="12C674EB" w14:textId="77777777">
        <w:trPr>
          <w:trHeight w:val="590"/>
        </w:trPr>
        <w:tc>
          <w:tcPr>
            <w:tcW w:w="165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6523ED41" w14:textId="77777777" w:rsidR="00947190" w:rsidRPr="00BA103B" w:rsidRDefault="00000000">
            <w:pPr>
              <w:jc w:val="center"/>
              <w:rPr>
                <w:rFonts w:asciiTheme="minorEastAsia" w:hAnsiTheme="minorEastAsia"/>
              </w:rPr>
            </w:pPr>
            <w:commentRangeStart w:id="13"/>
            <w:r>
              <w:rPr>
                <w:rFonts w:asciiTheme="minorEastAsia" w:hAnsiTheme="minorEastAsia" w:cs="ＭＳ 明朝" w:hint="eastAsia"/>
              </w:rPr>
              <w:t>項目</w:t>
            </w:r>
          </w:p>
        </w:tc>
        <w:tc>
          <w:tcPr>
            <w:tcW w:w="141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2E51C19D" w14:textId="77777777" w:rsidR="00947190" w:rsidRPr="00BA103B" w:rsidRDefault="00000000">
            <w:pPr>
              <w:jc w:val="center"/>
              <w:rPr>
                <w:rFonts w:asciiTheme="minorEastAsia" w:hAnsiTheme="minorEastAsia"/>
              </w:rPr>
            </w:pPr>
            <w:r>
              <w:rPr>
                <w:rFonts w:asciiTheme="minorEastAsia" w:hAnsiTheme="minorEastAsia" w:cs="ＭＳ 明朝" w:hint="eastAsia"/>
              </w:rPr>
              <w:t>英語表記</w:t>
            </w:r>
          </w:p>
        </w:tc>
        <w:tc>
          <w:tcPr>
            <w:tcW w:w="424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117D6633" w14:textId="77777777" w:rsidR="00947190" w:rsidRPr="00BA103B" w:rsidRDefault="00000000">
            <w:pPr>
              <w:jc w:val="center"/>
              <w:rPr>
                <w:rFonts w:asciiTheme="minorEastAsia" w:hAnsiTheme="minorEastAsia"/>
              </w:rPr>
            </w:pPr>
            <w:r>
              <w:rPr>
                <w:rFonts w:asciiTheme="minorEastAsia" w:hAnsiTheme="minorEastAsia" w:cs="ＭＳ 明朝" w:hint="eastAsia"/>
              </w:rPr>
              <w:t>評価内容</w:t>
            </w:r>
          </w:p>
        </w:tc>
      </w:tr>
      <w:commentRangeEnd w:id="13"/>
      <w:tr w:rsidR="00947190" w:rsidRPr="00BA103B" w14:paraId="46FF66F2" w14:textId="77777777">
        <w:trPr>
          <w:trHeight w:val="590"/>
        </w:trPr>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800C4C" w14:textId="77777777" w:rsidR="00947190" w:rsidRPr="00BA103B" w:rsidRDefault="00000000">
            <w:pPr>
              <w:rPr>
                <w:rFonts w:asciiTheme="minorEastAsia" w:hAnsiTheme="minorEastAsia"/>
              </w:rPr>
            </w:pPr>
            <w:r>
              <w:rPr>
                <w:rStyle w:val="ac"/>
                <w:rFonts w:asciiTheme="minorEastAsia" w:hAnsiTheme="minorEastAsia" w:cs="ＭＳ 明朝" w:hint="eastAsia"/>
                <w:sz w:val="20"/>
                <w:szCs w:val="20"/>
              </w:rPr>
              <w:commentReference w:id="13"/>
            </w:r>
            <w:r>
              <w:rPr>
                <w:rFonts w:asciiTheme="minorEastAsia" w:hAnsiTheme="minorEastAsia" w:cs="ＭＳ 明朝" w:hint="eastAsia"/>
              </w:rPr>
              <w:t>カラット</w:t>
            </w:r>
          </w:p>
        </w:tc>
        <w:tc>
          <w:tcPr>
            <w:tcW w:w="1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64B0E6" w14:textId="77777777" w:rsidR="00947190" w:rsidRPr="00BA103B" w:rsidRDefault="00000000">
            <w:pPr>
              <w:rPr>
                <w:rFonts w:asciiTheme="minorEastAsia" w:hAnsiTheme="minorEastAsia"/>
              </w:rPr>
            </w:pPr>
            <w:r>
              <w:rPr>
                <w:rFonts w:asciiTheme="minorEastAsia" w:hAnsiTheme="minorEastAsia"/>
              </w:rPr>
              <w:t>Carat</w:t>
            </w:r>
          </w:p>
        </w:tc>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E359F8" w14:textId="77777777" w:rsidR="00947190" w:rsidRPr="00BA103B" w:rsidRDefault="00000000">
            <w:pPr>
              <w:rPr>
                <w:rFonts w:asciiTheme="minorEastAsia" w:hAnsiTheme="minorEastAsia"/>
              </w:rPr>
            </w:pPr>
            <w:commentRangeStart w:id="14"/>
            <w:r>
              <w:rPr>
                <w:rFonts w:asciiTheme="minorEastAsia" w:hAnsiTheme="minorEastAsia" w:cs="ＭＳ 明朝" w:hint="eastAsia"/>
              </w:rPr>
              <w:t>重さ（</w:t>
            </w:r>
            <w:r>
              <w:rPr>
                <w:rFonts w:asciiTheme="minorEastAsia" w:hAnsiTheme="minorEastAsia" w:cs="Arial Unicode MS"/>
              </w:rPr>
              <w:t>1</w:t>
            </w:r>
            <w:r>
              <w:rPr>
                <w:rFonts w:asciiTheme="minorEastAsia" w:hAnsiTheme="minorEastAsia" w:cs="ＭＳ 明朝" w:hint="eastAsia"/>
              </w:rPr>
              <w:t>カラット＝</w:t>
            </w:r>
            <w:r>
              <w:rPr>
                <w:rFonts w:asciiTheme="minorEastAsia" w:hAnsiTheme="minorEastAsia" w:cs="Arial Unicode MS"/>
              </w:rPr>
              <w:t>0.2g</w:t>
            </w:r>
            <w:r>
              <w:rPr>
                <w:rFonts w:asciiTheme="minorEastAsia" w:hAnsiTheme="minorEastAsia" w:cs="ＭＳ 明朝" w:hint="eastAsia"/>
              </w:rPr>
              <w:t>）</w:t>
            </w:r>
            <w:commentRangeEnd w:id="14"/>
            <w:r>
              <w:rPr>
                <w:rStyle w:val="ac"/>
                <w:rFonts w:asciiTheme="minorEastAsia" w:hAnsiTheme="minorEastAsia"/>
                <w:sz w:val="20"/>
                <w:szCs w:val="20"/>
              </w:rPr>
              <w:commentReference w:id="14"/>
            </w:r>
          </w:p>
        </w:tc>
      </w:tr>
      <w:tr w:rsidR="00947190" w:rsidRPr="00BA103B" w14:paraId="287164D3" w14:textId="77777777">
        <w:trPr>
          <w:trHeight w:val="590"/>
        </w:trPr>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1D2250" w14:textId="77777777" w:rsidR="00947190" w:rsidRPr="00BA103B" w:rsidRDefault="00000000">
            <w:pPr>
              <w:rPr>
                <w:rFonts w:asciiTheme="minorEastAsia" w:hAnsiTheme="minorEastAsia"/>
              </w:rPr>
            </w:pPr>
            <w:r>
              <w:rPr>
                <w:rFonts w:asciiTheme="minorEastAsia" w:hAnsiTheme="minorEastAsia" w:cs="ＭＳ 明朝" w:hint="eastAsia"/>
              </w:rPr>
              <w:t>カラー</w:t>
            </w:r>
          </w:p>
        </w:tc>
        <w:tc>
          <w:tcPr>
            <w:tcW w:w="1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BA2D15" w14:textId="77777777" w:rsidR="00947190" w:rsidRPr="00BA103B" w:rsidRDefault="00000000">
            <w:pPr>
              <w:rPr>
                <w:rFonts w:asciiTheme="minorEastAsia" w:hAnsiTheme="minorEastAsia"/>
              </w:rPr>
            </w:pPr>
            <w:r>
              <w:rPr>
                <w:rFonts w:asciiTheme="minorEastAsia" w:hAnsiTheme="minorEastAsia"/>
              </w:rPr>
              <w:t>Color</w:t>
            </w:r>
          </w:p>
        </w:tc>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04630" w14:textId="6D818AF2" w:rsidR="00947190" w:rsidRPr="00BA103B" w:rsidRDefault="00BA103B">
            <w:pPr>
              <w:rPr>
                <w:rFonts w:asciiTheme="minorEastAsia" w:hAnsiTheme="minorEastAsia"/>
              </w:rPr>
            </w:pPr>
            <w:commentRangeStart w:id="15"/>
            <w:r>
              <w:rPr>
                <w:rFonts w:asciiTheme="minorEastAsia" w:hAnsiTheme="minorEastAsia" w:cs="ＭＳ 明朝" w:hint="eastAsia"/>
              </w:rPr>
              <w:t>色み（</w:t>
            </w:r>
            <w:r>
              <w:rPr>
                <w:rFonts w:asciiTheme="minorEastAsia" w:hAnsiTheme="minorEastAsia" w:cs="Arial Unicode MS"/>
              </w:rPr>
              <w:t>D</w:t>
            </w:r>
            <w:r>
              <w:rPr>
                <w:rFonts w:asciiTheme="minorEastAsia" w:hAnsiTheme="minorEastAsia" w:cs="ＭＳ 明朝" w:hint="eastAsia"/>
              </w:rPr>
              <w:t>から</w:t>
            </w:r>
            <w:r>
              <w:rPr>
                <w:rFonts w:asciiTheme="minorEastAsia" w:hAnsiTheme="minorEastAsia" w:cs="Arial Unicode MS"/>
              </w:rPr>
              <w:t>Z</w:t>
            </w:r>
            <w:r>
              <w:rPr>
                <w:rFonts w:asciiTheme="minorEastAsia" w:hAnsiTheme="minorEastAsia" w:cs="ＭＳ 明朝" w:hint="eastAsia"/>
              </w:rPr>
              <w:t>までの</w:t>
            </w:r>
            <w:r>
              <w:rPr>
                <w:rFonts w:asciiTheme="minorEastAsia" w:hAnsiTheme="minorEastAsia" w:cs="Arial Unicode MS"/>
              </w:rPr>
              <w:t>23</w:t>
            </w:r>
            <w:r>
              <w:rPr>
                <w:rFonts w:asciiTheme="minorEastAsia" w:hAnsiTheme="minorEastAsia" w:cs="ＭＳ 明朝" w:hint="eastAsia"/>
              </w:rPr>
              <w:t>段階）</w:t>
            </w:r>
            <w:commentRangeEnd w:id="15"/>
            <w:r>
              <w:rPr>
                <w:rStyle w:val="ac"/>
                <w:rFonts w:asciiTheme="minorEastAsia" w:hAnsiTheme="minorEastAsia"/>
                <w:sz w:val="20"/>
                <w:szCs w:val="20"/>
              </w:rPr>
              <w:commentReference w:id="15"/>
            </w:r>
          </w:p>
        </w:tc>
      </w:tr>
      <w:tr w:rsidR="00947190" w:rsidRPr="00BA103B" w14:paraId="2F9E36EE" w14:textId="77777777">
        <w:trPr>
          <w:trHeight w:val="590"/>
        </w:trPr>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35ADC6" w14:textId="77777777" w:rsidR="00947190" w:rsidRPr="00BA103B" w:rsidRDefault="00000000">
            <w:pPr>
              <w:rPr>
                <w:rFonts w:asciiTheme="minorEastAsia" w:hAnsiTheme="minorEastAsia"/>
              </w:rPr>
            </w:pPr>
            <w:r>
              <w:rPr>
                <w:rFonts w:asciiTheme="minorEastAsia" w:hAnsiTheme="minorEastAsia" w:cs="ＭＳ 明朝" w:hint="eastAsia"/>
              </w:rPr>
              <w:t>クラリティ</w:t>
            </w:r>
          </w:p>
        </w:tc>
        <w:tc>
          <w:tcPr>
            <w:tcW w:w="1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584479" w14:textId="77777777" w:rsidR="00947190" w:rsidRPr="00BA103B" w:rsidRDefault="00000000">
            <w:pPr>
              <w:rPr>
                <w:rFonts w:asciiTheme="minorEastAsia" w:hAnsiTheme="minorEastAsia"/>
              </w:rPr>
            </w:pPr>
            <w:r>
              <w:rPr>
                <w:rFonts w:asciiTheme="minorEastAsia" w:hAnsiTheme="minorEastAsia"/>
              </w:rPr>
              <w:t>Clarity</w:t>
            </w:r>
          </w:p>
        </w:tc>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478AA3" w14:textId="77777777" w:rsidR="00947190" w:rsidRPr="00BA103B" w:rsidRDefault="00000000">
            <w:pPr>
              <w:rPr>
                <w:rFonts w:asciiTheme="minorEastAsia" w:hAnsiTheme="minorEastAsia"/>
              </w:rPr>
            </w:pPr>
            <w:r>
              <w:rPr>
                <w:rFonts w:asciiTheme="minorEastAsia" w:hAnsiTheme="minorEastAsia" w:cs="ＭＳ 明朝" w:hint="eastAsia"/>
              </w:rPr>
              <w:t>透明度・内包物の有無</w:t>
            </w:r>
          </w:p>
        </w:tc>
      </w:tr>
      <w:tr w:rsidR="00947190" w:rsidRPr="00BA103B" w14:paraId="6359E344" w14:textId="77777777">
        <w:trPr>
          <w:trHeight w:val="590"/>
        </w:trPr>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AE0646" w14:textId="77777777" w:rsidR="00947190" w:rsidRPr="00BA103B" w:rsidRDefault="00000000">
            <w:pPr>
              <w:rPr>
                <w:rFonts w:asciiTheme="minorEastAsia" w:hAnsiTheme="minorEastAsia"/>
              </w:rPr>
            </w:pPr>
            <w:r>
              <w:rPr>
                <w:rFonts w:asciiTheme="minorEastAsia" w:hAnsiTheme="minorEastAsia" w:cs="ＭＳ 明朝" w:hint="eastAsia"/>
              </w:rPr>
              <w:t>カット</w:t>
            </w:r>
          </w:p>
        </w:tc>
        <w:tc>
          <w:tcPr>
            <w:tcW w:w="1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33A604" w14:textId="77777777" w:rsidR="00947190" w:rsidRPr="00BA103B" w:rsidRDefault="00000000">
            <w:pPr>
              <w:rPr>
                <w:rFonts w:asciiTheme="minorEastAsia" w:hAnsiTheme="minorEastAsia"/>
              </w:rPr>
            </w:pPr>
            <w:r>
              <w:rPr>
                <w:rFonts w:asciiTheme="minorEastAsia" w:hAnsiTheme="minorEastAsia"/>
              </w:rPr>
              <w:t>Cut</w:t>
            </w:r>
          </w:p>
        </w:tc>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74A13A" w14:textId="77777777" w:rsidR="00947190" w:rsidRPr="00BA103B" w:rsidRDefault="00000000">
            <w:pPr>
              <w:rPr>
                <w:rFonts w:asciiTheme="minorEastAsia" w:hAnsiTheme="minorEastAsia"/>
              </w:rPr>
            </w:pPr>
            <w:r>
              <w:rPr>
                <w:rFonts w:asciiTheme="minorEastAsia" w:hAnsiTheme="minorEastAsia" w:cs="ＭＳ 明朝" w:hint="eastAsia"/>
              </w:rPr>
              <w:t>研磨の優秀さ・プロポーション</w:t>
            </w:r>
          </w:p>
        </w:tc>
      </w:tr>
    </w:tbl>
    <w:p w14:paraId="0A70A68F" w14:textId="1DBC5556" w:rsidR="00947190" w:rsidRPr="00BA103B" w:rsidRDefault="00000000">
      <w:pPr>
        <w:spacing w:before="240" w:after="240"/>
        <w:rPr>
          <w:rFonts w:asciiTheme="minorEastAsia" w:hAnsiTheme="minorEastAsia"/>
        </w:rPr>
      </w:pPr>
      <w:r>
        <w:rPr>
          <w:rFonts w:asciiTheme="minorEastAsia" w:hAnsiTheme="minorEastAsia" w:cs="ＭＳ 明朝" w:hint="eastAsia"/>
        </w:rPr>
        <w:t>鑑定書にはこの</w:t>
      </w:r>
      <w:r>
        <w:rPr>
          <w:rFonts w:asciiTheme="minorEastAsia" w:hAnsiTheme="minorEastAsia" w:cs="Arial Unicode MS"/>
        </w:rPr>
        <w:t>4C</w:t>
      </w:r>
      <w:r>
        <w:rPr>
          <w:rFonts w:asciiTheme="minorEastAsia" w:hAnsiTheme="minorEastAsia" w:cs="ＭＳ 明朝" w:hint="eastAsia"/>
        </w:rPr>
        <w:t>のグレードに加え、石の寸法や特徴の図示、検査結果の詳細などが記載されています。</w:t>
      </w:r>
    </w:p>
    <w:p w14:paraId="1EB28349"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なお、鑑定書は</w:t>
      </w:r>
      <w:r>
        <w:rPr>
          <w:rFonts w:asciiTheme="minorEastAsia" w:hAnsiTheme="minorEastAsia" w:cs="Arial Unicode MS"/>
        </w:rPr>
        <w:t>4C</w:t>
      </w:r>
      <w:r>
        <w:rPr>
          <w:rFonts w:asciiTheme="minorEastAsia" w:hAnsiTheme="minorEastAsia" w:cs="ＭＳ 明朝" w:hint="eastAsia"/>
        </w:rPr>
        <w:t>などの評価結果を示す書類で、買取価格は評価結果と相場などを踏まえて店側が算定します。</w:t>
      </w:r>
    </w:p>
    <w:p w14:paraId="41633800" w14:textId="77777777" w:rsidR="00947190" w:rsidRPr="00BA103B" w:rsidRDefault="00000000">
      <w:pPr>
        <w:pStyle w:val="3"/>
        <w:spacing w:before="280"/>
        <w:rPr>
          <w:rFonts w:asciiTheme="minorEastAsia" w:hAnsiTheme="minorEastAsia"/>
          <w:color w:val="000000"/>
        </w:rPr>
      </w:pPr>
      <w:bookmarkStart w:id="16" w:name="_q5zmwsrybqbw" w:colFirst="0" w:colLast="0"/>
      <w:bookmarkEnd w:id="16"/>
      <w:commentRangeStart w:id="17"/>
      <w:r>
        <w:rPr>
          <w:rFonts w:asciiTheme="minorEastAsia" w:hAnsiTheme="minorEastAsia" w:cs="ＭＳ 明朝" w:hint="eastAsia"/>
          <w:color w:val="000000"/>
        </w:rPr>
        <w:t>鑑定書と鑑別書の違い</w:t>
      </w:r>
      <w:commentRangeEnd w:id="17"/>
      <w:r>
        <w:rPr>
          <w:rStyle w:val="ac"/>
          <w:rFonts w:asciiTheme="minorEastAsia" w:hAnsiTheme="minorEastAsia"/>
          <w:color w:val="000000"/>
          <w:sz w:val="20"/>
          <w:szCs w:val="20"/>
        </w:rPr>
        <w:commentReference w:id="17"/>
      </w:r>
    </w:p>
    <w:p w14:paraId="16681F7C"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鑑定書と名前が似ている「鑑別書」ですが、その役割は大きく異なります。</w:t>
      </w:r>
    </w:p>
    <w:p w14:paraId="338C9677" w14:textId="5D227B9D" w:rsidR="00947190" w:rsidRPr="00BA103B" w:rsidRDefault="00000000">
      <w:pPr>
        <w:spacing w:before="240" w:after="240"/>
        <w:rPr>
          <w:rFonts w:asciiTheme="minorEastAsia" w:hAnsiTheme="minorEastAsia"/>
        </w:rPr>
      </w:pPr>
      <w:r>
        <w:rPr>
          <w:rFonts w:asciiTheme="minorEastAsia" w:hAnsiTheme="minorEastAsia" w:cs="ＭＳ 明朝" w:hint="eastAsia"/>
        </w:rPr>
        <w:lastRenderedPageBreak/>
        <w:t>一般にダイヤモンドは</w:t>
      </w:r>
      <w:r>
        <w:rPr>
          <w:rFonts w:asciiTheme="minorEastAsia" w:hAnsiTheme="minorEastAsia" w:cs="Arial Unicode MS"/>
        </w:rPr>
        <w:t>4C</w:t>
      </w:r>
      <w:r>
        <w:rPr>
          <w:rFonts w:asciiTheme="minorEastAsia" w:hAnsiTheme="minorEastAsia" w:cs="ＭＳ 明朝" w:hint="eastAsia"/>
        </w:rPr>
        <w:t>に基づくグレーディングレポート（鑑定書）が付くことが多く、ほかの宝石は鑑別書（種類・処理の有無など）で説明されるケースが多いです。</w:t>
      </w:r>
    </w:p>
    <w:tbl>
      <w:tblPr>
        <w:tblStyle w:val="a8"/>
        <w:tblW w:w="81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70"/>
        <w:gridCol w:w="2915"/>
        <w:gridCol w:w="3590"/>
      </w:tblGrid>
      <w:tr w:rsidR="00947190" w:rsidRPr="00BA103B" w14:paraId="4DAFF4F8" w14:textId="77777777">
        <w:trPr>
          <w:trHeight w:val="590"/>
        </w:trPr>
        <w:tc>
          <w:tcPr>
            <w:tcW w:w="167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33751279" w14:textId="77777777" w:rsidR="00947190" w:rsidRPr="00BA103B" w:rsidRDefault="00000000">
            <w:pPr>
              <w:jc w:val="center"/>
              <w:rPr>
                <w:rFonts w:asciiTheme="minorEastAsia" w:hAnsiTheme="minorEastAsia"/>
              </w:rPr>
            </w:pPr>
            <w:r>
              <w:rPr>
                <w:rFonts w:asciiTheme="minorEastAsia" w:hAnsiTheme="minorEastAsia" w:cs="ＭＳ 明朝" w:hint="eastAsia"/>
              </w:rPr>
              <w:t>項目</w:t>
            </w:r>
          </w:p>
        </w:tc>
        <w:tc>
          <w:tcPr>
            <w:tcW w:w="291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2D526B20" w14:textId="77777777" w:rsidR="00947190" w:rsidRPr="00BA103B" w:rsidRDefault="00000000">
            <w:pPr>
              <w:jc w:val="center"/>
              <w:rPr>
                <w:rFonts w:asciiTheme="minorEastAsia" w:hAnsiTheme="minorEastAsia"/>
              </w:rPr>
            </w:pPr>
            <w:r>
              <w:rPr>
                <w:rFonts w:asciiTheme="minorEastAsia" w:hAnsiTheme="minorEastAsia" w:cs="ＭＳ 明朝" w:hint="eastAsia"/>
              </w:rPr>
              <w:t>鑑定書</w:t>
            </w:r>
          </w:p>
        </w:tc>
        <w:tc>
          <w:tcPr>
            <w:tcW w:w="359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4DE462D2" w14:textId="77777777" w:rsidR="00947190" w:rsidRPr="00BA103B" w:rsidRDefault="00000000">
            <w:pPr>
              <w:jc w:val="center"/>
              <w:rPr>
                <w:rFonts w:asciiTheme="minorEastAsia" w:hAnsiTheme="minorEastAsia"/>
              </w:rPr>
            </w:pPr>
            <w:r>
              <w:rPr>
                <w:rFonts w:asciiTheme="minorEastAsia" w:hAnsiTheme="minorEastAsia" w:cs="ＭＳ 明朝" w:hint="eastAsia"/>
              </w:rPr>
              <w:t>鑑別書</w:t>
            </w:r>
          </w:p>
        </w:tc>
      </w:tr>
      <w:tr w:rsidR="00947190" w:rsidRPr="00BA103B" w14:paraId="0FBB820E" w14:textId="77777777">
        <w:trPr>
          <w:trHeight w:val="590"/>
        </w:trPr>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55B066" w14:textId="77777777" w:rsidR="00947190" w:rsidRPr="00BA103B" w:rsidRDefault="00000000">
            <w:pPr>
              <w:rPr>
                <w:rFonts w:asciiTheme="minorEastAsia" w:hAnsiTheme="minorEastAsia"/>
              </w:rPr>
            </w:pPr>
            <w:r>
              <w:rPr>
                <w:rFonts w:asciiTheme="minorEastAsia" w:hAnsiTheme="minorEastAsia" w:cs="ＭＳ 明朝" w:hint="eastAsia"/>
              </w:rPr>
              <w:t>主な発行対象</w:t>
            </w:r>
          </w:p>
        </w:tc>
        <w:tc>
          <w:tcPr>
            <w:tcW w:w="2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5D1EE1" w14:textId="77777777" w:rsidR="00947190" w:rsidRPr="00BA103B" w:rsidRDefault="00000000">
            <w:pPr>
              <w:rPr>
                <w:rFonts w:asciiTheme="minorEastAsia" w:hAnsiTheme="minorEastAsia"/>
              </w:rPr>
            </w:pPr>
            <w:r>
              <w:rPr>
                <w:rFonts w:asciiTheme="minorEastAsia" w:hAnsiTheme="minorEastAsia" w:cs="ＭＳ 明朝" w:hint="eastAsia"/>
              </w:rPr>
              <w:t>ダイヤモンド</w:t>
            </w:r>
          </w:p>
        </w:tc>
        <w:tc>
          <w:tcPr>
            <w:tcW w:w="3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76983E" w14:textId="77777777" w:rsidR="00947190" w:rsidRPr="00BA103B" w:rsidRDefault="00000000">
            <w:pPr>
              <w:rPr>
                <w:rFonts w:asciiTheme="minorEastAsia" w:hAnsiTheme="minorEastAsia"/>
              </w:rPr>
            </w:pPr>
            <w:r>
              <w:rPr>
                <w:rFonts w:asciiTheme="minorEastAsia" w:hAnsiTheme="minorEastAsia" w:cs="ＭＳ 明朝" w:hint="eastAsia"/>
              </w:rPr>
              <w:t>各種宝石</w:t>
            </w:r>
          </w:p>
        </w:tc>
      </w:tr>
      <w:tr w:rsidR="00947190" w:rsidRPr="00BA103B" w14:paraId="5933ECA2" w14:textId="77777777">
        <w:trPr>
          <w:trHeight w:val="590"/>
        </w:trPr>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790C8F" w14:textId="77777777" w:rsidR="00947190" w:rsidRPr="00BA103B" w:rsidRDefault="00000000">
            <w:pPr>
              <w:rPr>
                <w:rFonts w:asciiTheme="minorEastAsia" w:hAnsiTheme="minorEastAsia"/>
              </w:rPr>
            </w:pPr>
            <w:r>
              <w:rPr>
                <w:rFonts w:asciiTheme="minorEastAsia" w:hAnsiTheme="minorEastAsia" w:cs="ＭＳ 明朝" w:hint="eastAsia"/>
              </w:rPr>
              <w:t>記載内容</w:t>
            </w:r>
          </w:p>
        </w:tc>
        <w:tc>
          <w:tcPr>
            <w:tcW w:w="2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E389A3" w14:textId="77777777" w:rsidR="00947190" w:rsidRPr="00BA103B" w:rsidRDefault="00000000">
            <w:pPr>
              <w:rPr>
                <w:rFonts w:asciiTheme="minorEastAsia" w:hAnsiTheme="minorEastAsia"/>
              </w:rPr>
            </w:pPr>
            <w:r>
              <w:rPr>
                <w:rFonts w:asciiTheme="minorEastAsia" w:hAnsiTheme="minorEastAsia" w:cs="Arial Unicode MS"/>
              </w:rPr>
              <w:t>4C</w:t>
            </w:r>
            <w:r>
              <w:rPr>
                <w:rFonts w:asciiTheme="minorEastAsia" w:hAnsiTheme="minorEastAsia" w:cs="ＭＳ 明朝" w:hint="eastAsia"/>
              </w:rPr>
              <w:t>グレード（品質評価）</w:t>
            </w:r>
          </w:p>
        </w:tc>
        <w:tc>
          <w:tcPr>
            <w:tcW w:w="3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241B30" w14:textId="77777777" w:rsidR="00947190" w:rsidRPr="00BA103B" w:rsidRDefault="00000000">
            <w:pPr>
              <w:rPr>
                <w:rFonts w:asciiTheme="minorEastAsia" w:hAnsiTheme="minorEastAsia"/>
              </w:rPr>
            </w:pPr>
            <w:r>
              <w:rPr>
                <w:rFonts w:asciiTheme="minorEastAsia" w:hAnsiTheme="minorEastAsia" w:cs="ＭＳ 明朝" w:hint="eastAsia"/>
              </w:rPr>
              <w:t>種類・重さ・屈折率・比重など</w:t>
            </w:r>
          </w:p>
        </w:tc>
      </w:tr>
      <w:tr w:rsidR="00947190" w:rsidRPr="00BA103B" w14:paraId="3CCA3124" w14:textId="77777777">
        <w:trPr>
          <w:trHeight w:val="590"/>
        </w:trPr>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09E7C8" w14:textId="77777777" w:rsidR="00947190" w:rsidRPr="00BA103B" w:rsidRDefault="00000000">
            <w:pPr>
              <w:rPr>
                <w:rFonts w:asciiTheme="minorEastAsia" w:hAnsiTheme="minorEastAsia"/>
              </w:rPr>
            </w:pPr>
            <w:r>
              <w:rPr>
                <w:rFonts w:asciiTheme="minorEastAsia" w:hAnsiTheme="minorEastAsia" w:cs="ＭＳ 明朝" w:hint="eastAsia"/>
              </w:rPr>
              <w:t>役割</w:t>
            </w:r>
          </w:p>
        </w:tc>
        <w:tc>
          <w:tcPr>
            <w:tcW w:w="2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0DB0D4" w14:textId="77777777" w:rsidR="00947190" w:rsidRPr="00BA103B" w:rsidRDefault="00000000">
            <w:pPr>
              <w:rPr>
                <w:rFonts w:asciiTheme="minorEastAsia" w:hAnsiTheme="minorEastAsia"/>
              </w:rPr>
            </w:pPr>
            <w:r>
              <w:rPr>
                <w:rFonts w:asciiTheme="minorEastAsia" w:hAnsiTheme="minorEastAsia" w:cs="ＭＳ 明朝" w:hint="eastAsia"/>
              </w:rPr>
              <w:t>品質証明書</w:t>
            </w:r>
          </w:p>
        </w:tc>
        <w:tc>
          <w:tcPr>
            <w:tcW w:w="3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45B8A9" w14:textId="77777777" w:rsidR="00947190" w:rsidRPr="00BA103B" w:rsidRDefault="00000000">
            <w:pPr>
              <w:rPr>
                <w:rFonts w:asciiTheme="minorEastAsia" w:hAnsiTheme="minorEastAsia"/>
              </w:rPr>
            </w:pPr>
            <w:r>
              <w:rPr>
                <w:rFonts w:asciiTheme="minorEastAsia" w:hAnsiTheme="minorEastAsia" w:cs="ＭＳ 明朝" w:hint="eastAsia"/>
              </w:rPr>
              <w:t>鑑別結果（天然か人工かなど）</w:t>
            </w:r>
          </w:p>
        </w:tc>
      </w:tr>
      <w:tr w:rsidR="00947190" w:rsidRPr="00BA103B" w14:paraId="1E57071E" w14:textId="77777777">
        <w:trPr>
          <w:trHeight w:val="590"/>
        </w:trPr>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CC14C2" w14:textId="77777777" w:rsidR="00947190" w:rsidRPr="00BA103B" w:rsidRDefault="00000000">
            <w:pPr>
              <w:rPr>
                <w:rFonts w:asciiTheme="minorEastAsia" w:hAnsiTheme="minorEastAsia"/>
              </w:rPr>
            </w:pPr>
            <w:r>
              <w:rPr>
                <w:rFonts w:asciiTheme="minorEastAsia" w:hAnsiTheme="minorEastAsia" w:cs="ＭＳ 明朝" w:hint="eastAsia"/>
              </w:rPr>
              <w:t>グレード記載</w:t>
            </w:r>
          </w:p>
        </w:tc>
        <w:tc>
          <w:tcPr>
            <w:tcW w:w="2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4538C9" w14:textId="77777777" w:rsidR="00947190" w:rsidRPr="00BA103B" w:rsidRDefault="00000000">
            <w:pPr>
              <w:rPr>
                <w:rFonts w:asciiTheme="minorEastAsia" w:hAnsiTheme="minorEastAsia"/>
              </w:rPr>
            </w:pPr>
            <w:r>
              <w:rPr>
                <w:rFonts w:asciiTheme="minorEastAsia" w:hAnsiTheme="minorEastAsia" w:cs="ＭＳ 明朝" w:hint="eastAsia"/>
              </w:rPr>
              <w:t>あり</w:t>
            </w:r>
          </w:p>
        </w:tc>
        <w:tc>
          <w:tcPr>
            <w:tcW w:w="3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A0367B" w14:textId="77777777" w:rsidR="00947190" w:rsidRPr="00BA103B" w:rsidRDefault="00000000">
            <w:pPr>
              <w:rPr>
                <w:rFonts w:asciiTheme="minorEastAsia" w:hAnsiTheme="minorEastAsia"/>
              </w:rPr>
            </w:pPr>
            <w:r>
              <w:rPr>
                <w:rFonts w:asciiTheme="minorEastAsia" w:hAnsiTheme="minorEastAsia" w:cs="ＭＳ 明朝" w:hint="eastAsia"/>
              </w:rPr>
              <w:t>基本的になし</w:t>
            </w:r>
          </w:p>
        </w:tc>
      </w:tr>
    </w:tbl>
    <w:p w14:paraId="0BB8DC40" w14:textId="77777777" w:rsidR="00947190" w:rsidRPr="00BA103B" w:rsidRDefault="00000000">
      <w:pPr>
        <w:spacing w:before="240" w:after="240"/>
        <w:rPr>
          <w:rFonts w:asciiTheme="minorEastAsia" w:hAnsiTheme="minorEastAsia"/>
        </w:rPr>
      </w:pPr>
      <w:commentRangeStart w:id="18"/>
      <w:r>
        <w:rPr>
          <w:rFonts w:asciiTheme="minorEastAsia" w:hAnsiTheme="minorEastAsia" w:cs="ＭＳ 明朝" w:hint="eastAsia"/>
        </w:rPr>
        <w:t>鑑別書はあらゆる宝石に発行可能で、宝石の種類や重さ、屈折率や比重など科学的検査の結果を記載した書類です。その石が「天然か人工か」といった鑑別結果は記載されますが、品質の優劣や市場価値（グレード）は基本的に記載されません。</w:t>
      </w:r>
      <w:commentRangeEnd w:id="18"/>
      <w:r>
        <w:rPr>
          <w:rStyle w:val="ac"/>
          <w:rFonts w:asciiTheme="minorEastAsia" w:hAnsiTheme="minorEastAsia"/>
          <w:sz w:val="20"/>
          <w:szCs w:val="20"/>
        </w:rPr>
        <w:commentReference w:id="18"/>
      </w:r>
    </w:p>
    <w:p w14:paraId="4DE62844"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つまり鑑別書は「宝石の身分証明書」、鑑定書は「ダイヤモンドの品質証明書」という位置づけです。</w:t>
      </w:r>
    </w:p>
    <w:p w14:paraId="2E3B43CD" w14:textId="70F7E7E1" w:rsidR="00993E85" w:rsidRDefault="00000000">
      <w:pPr>
        <w:spacing w:before="240" w:after="240"/>
        <w:rPr>
          <w:ins w:id="19" w:author="作成者"/>
          <w:rFonts w:asciiTheme="minorEastAsia" w:hAnsiTheme="minorEastAsia" w:cs="ＭＳ 明朝"/>
        </w:rPr>
      </w:pPr>
      <w:del w:id="20" w:author="作成者">
        <w:r>
          <w:rPr>
            <w:rFonts w:asciiTheme="minorEastAsia" w:hAnsiTheme="minorEastAsia" w:cs="ＭＳ 明朝" w:hint="eastAsia"/>
          </w:rPr>
          <w:delText>なお、鑑定書の有無は購入時の販売形態や店の方針によります。小粒石（メレダイヤなど）は鑑定書が付かないことも多い一方、鑑定機関やレポート種別によっては小さなサイズでもレポートが発行される場合があります。</w:delText>
        </w:r>
      </w:del>
    </w:p>
    <w:p w14:paraId="04E769AA" w14:textId="7A25AB10" w:rsidR="00993E85" w:rsidRDefault="00993E85" w:rsidP="00993E85">
      <w:pPr>
        <w:pStyle w:val="3"/>
        <w:spacing w:before="280"/>
        <w:rPr>
          <w:ins w:id="21" w:author="作成者"/>
          <w:rFonts w:asciiTheme="minorEastAsia" w:hAnsiTheme="minorEastAsia"/>
          <w:color w:val="000000"/>
        </w:rPr>
      </w:pPr>
      <w:commentRangeStart w:id="22"/>
      <w:ins w:id="23" w:author="作成者">
        <w:r>
          <w:rPr>
            <w:rFonts w:asciiTheme="minorEastAsia" w:hAnsiTheme="minorEastAsia" w:hint="eastAsia"/>
            <w:color w:val="000000"/>
          </w:rPr>
          <w:t>何カラットから鑑定書が発行されるか</w:t>
        </w:r>
      </w:ins>
      <w:commentRangeEnd w:id="22"/>
      <w:r>
        <w:rPr>
          <w:rStyle w:val="ac"/>
          <w:rFonts w:asciiTheme="minorEastAsia" w:hAnsiTheme="minorEastAsia"/>
          <w:color w:val="000000"/>
          <w:sz w:val="20"/>
          <w:szCs w:val="20"/>
        </w:rPr>
        <w:commentReference w:id="22"/>
      </w:r>
    </w:p>
    <w:p w14:paraId="0FADDE2D" w14:textId="77777777" w:rsidR="00993E85" w:rsidRDefault="00993E85" w:rsidP="00993E85">
      <w:pPr>
        <w:rPr>
          <w:ins w:id="24" w:author="作成者"/>
        </w:rPr>
      </w:pPr>
      <w:ins w:id="25" w:author="作成者">
        <w:r>
          <w:rPr>
            <w:rFonts w:hint="eastAsia"/>
          </w:rPr>
          <w:t>「小さいダイヤモンドには鑑定書が付かない」と聞いたことがある方もいるかもしれません。</w:t>
        </w:r>
      </w:ins>
    </w:p>
    <w:p w14:paraId="1C312803" w14:textId="77777777" w:rsidR="00993E85" w:rsidRDefault="00993E85" w:rsidP="00993E85">
      <w:pPr>
        <w:rPr>
          <w:ins w:id="26" w:author="作成者"/>
        </w:rPr>
      </w:pPr>
      <w:ins w:id="27" w:author="作成者">
        <w:r>
          <w:rPr>
            <w:rFonts w:hint="eastAsia"/>
          </w:rPr>
          <w:t>実際、メレダイヤと呼ばれる小粒のダイヤモンドには鑑定書が付かないケースが多いです。ただし、発行の基準は鑑定機関やレポートの種類によって異なります。</w:t>
        </w:r>
      </w:ins>
    </w:p>
    <w:p w14:paraId="24D8AF64" w14:textId="77777777" w:rsidR="00993E85" w:rsidRDefault="00993E85" w:rsidP="00993E85">
      <w:pPr>
        <w:rPr>
          <w:ins w:id="28" w:author="作成者"/>
        </w:rPr>
      </w:pPr>
      <w:ins w:id="29" w:author="作成者">
        <w:r>
          <w:rPr>
            <w:rFonts w:hint="eastAsia"/>
          </w:rPr>
          <w:t>一般的な傾向として、</w:t>
        </w:r>
        <w:r>
          <w:t>0.3カラット以上のダイヤモンドには鑑定書が付くことが多いとされています。一方でGIAのカットグレーディングは0.15カラット以上を対象としており、機関によって対応が異なる点は押さえておきましょう。</w:t>
        </w:r>
      </w:ins>
    </w:p>
    <w:p w14:paraId="27CD60ED" w14:textId="77777777" w:rsidR="00993E85" w:rsidRDefault="00993E85" w:rsidP="00993E85">
      <w:pPr>
        <w:rPr>
          <w:ins w:id="30" w:author="作成者"/>
        </w:rPr>
      </w:pPr>
      <w:ins w:id="31" w:author="作成者">
        <w:r>
          <w:rPr>
            <w:rFonts w:hint="eastAsia"/>
          </w:rPr>
          <w:lastRenderedPageBreak/>
          <w:t>また購入時の販売形態や店舗の方針によっても、鑑定書の有無は変わります。ブライダルリングなど高額なジュエリーには付属していることが多い一方、ファッションジュエリーや中古品には付いていないこともあります。</w:t>
        </w:r>
      </w:ins>
    </w:p>
    <w:p w14:paraId="0D0C3686" w14:textId="77777777" w:rsidR="00993E85" w:rsidRDefault="00993E85" w:rsidP="00993E85">
      <w:pPr>
        <w:rPr>
          <w:ins w:id="32" w:author="作成者"/>
        </w:rPr>
      </w:pPr>
      <w:ins w:id="33" w:author="作成者">
        <w:r>
          <w:rPr>
            <w:rFonts w:hint="eastAsia"/>
          </w:rPr>
          <w:t>鑑定書がないからといって品質が劣るわけではなく、あくまで「付属しているかどうか」の違いです。</w:t>
        </w:r>
      </w:ins>
    </w:p>
    <w:p w14:paraId="5F975559" w14:textId="28945EAA" w:rsidR="00993E85" w:rsidRPr="00993E85" w:rsidRDefault="00993E85">
      <w:pPr>
        <w:rPr>
          <w:ins w:id="34" w:author="作成者"/>
          <w:rPrChange w:id="35" w:author="作成者">
            <w:rPr>
              <w:ins w:id="36" w:author="作成者"/>
              <w:rFonts w:asciiTheme="minorEastAsia" w:hAnsiTheme="minorEastAsia"/>
              <w:color w:val="000000"/>
            </w:rPr>
          </w:rPrChange>
        </w:rPr>
        <w:pPrChange w:id="37" w:author="作成者">
          <w:pPr>
            <w:pStyle w:val="3"/>
            <w:spacing w:before="280"/>
          </w:pPr>
        </w:pPrChange>
      </w:pPr>
      <w:ins w:id="38" w:author="作成者">
        <w:r>
          <w:rPr>
            <w:rFonts w:hint="eastAsia"/>
          </w:rPr>
          <w:t>なお、鑑定書の有無は購入時の販売形態や店の方針によります。小粒石（メレダイヤなど）は鑑定書が付かないことも多い一方、鑑定機関やレポート種別によっては小さなサイズでもレポートが発行される場合があります。</w:t>
        </w:r>
      </w:ins>
    </w:p>
    <w:p w14:paraId="682FADD7" w14:textId="77777777" w:rsidR="00993E85" w:rsidRPr="00BA103B" w:rsidRDefault="00993E85">
      <w:pPr>
        <w:spacing w:before="240" w:after="240"/>
        <w:rPr>
          <w:rFonts w:asciiTheme="minorEastAsia" w:hAnsiTheme="minorEastAsia"/>
        </w:rPr>
      </w:pPr>
    </w:p>
    <w:p w14:paraId="49AD0204" w14:textId="77777777" w:rsidR="00947190" w:rsidRPr="00BA103B" w:rsidRDefault="00000000">
      <w:pPr>
        <w:pStyle w:val="2"/>
        <w:spacing w:after="80"/>
        <w:rPr>
          <w:rFonts w:asciiTheme="minorEastAsia" w:hAnsiTheme="minorEastAsia"/>
        </w:rPr>
      </w:pPr>
      <w:bookmarkStart w:id="39" w:name="_mg9ivx96wb5a" w:colFirst="0" w:colLast="0"/>
      <w:bookmarkEnd w:id="39"/>
      <w:r>
        <w:rPr>
          <w:rFonts w:asciiTheme="minorEastAsia" w:hAnsiTheme="minorEastAsia" w:cs="ＭＳ 明朝" w:hint="eastAsia"/>
        </w:rPr>
        <w:t>鑑定書の有無が査定に与える影響</w:t>
      </w:r>
    </w:p>
    <w:p w14:paraId="0D33261A" w14:textId="0C69FAF0" w:rsidR="00947190" w:rsidRPr="00BA103B" w:rsidRDefault="00B327AB">
      <w:pPr>
        <w:rPr>
          <w:rFonts w:asciiTheme="minorEastAsia" w:hAnsiTheme="minorEastAsia"/>
        </w:rPr>
      </w:pPr>
      <w:r>
        <w:rPr>
          <w:rFonts w:asciiTheme="minorEastAsia" w:hAnsiTheme="minorEastAsia"/>
          <w:noProof/>
          <w:lang w:val="ja-JP"/>
        </w:rPr>
        <w:drawing>
          <wp:inline distT="0" distB="0" distL="0" distR="0" wp14:anchorId="58CC7C36" wp14:editId="29C93327">
            <wp:extent cx="5401945" cy="3602990"/>
            <wp:effectExtent l="0" t="0" r="8255" b="0"/>
            <wp:docPr id="1769107615" name="図 4" descr="手に持ったコイン  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07615" name="図 4" descr="手に持ったコイン  低い精度で自動的に生成された説明"/>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1945" cy="3602990"/>
                    </a:xfrm>
                    <a:prstGeom prst="rect">
                      <a:avLst/>
                    </a:prstGeom>
                  </pic:spPr>
                </pic:pic>
              </a:graphicData>
            </a:graphic>
          </wp:inline>
        </w:drawing>
      </w:r>
    </w:p>
    <w:p w14:paraId="6300C641"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鑑定書があるかないかで、実際の査定にどのような違いが生じるのでしょうか。査定にかかる時間や買取価格への影響について気になる方も多いはずです。</w:t>
      </w:r>
    </w:p>
    <w:p w14:paraId="2FC2A2AD" w14:textId="0EED18CB" w:rsidR="00947190" w:rsidRPr="00BA103B" w:rsidRDefault="00000000">
      <w:pPr>
        <w:spacing w:before="240" w:after="240"/>
        <w:rPr>
          <w:rFonts w:asciiTheme="minorEastAsia" w:hAnsiTheme="minorEastAsia"/>
        </w:rPr>
      </w:pPr>
      <w:r>
        <w:rPr>
          <w:rFonts w:asciiTheme="minorEastAsia" w:hAnsiTheme="minorEastAsia" w:cs="ＭＳ 明朝" w:hint="eastAsia"/>
        </w:rPr>
        <w:t>結論として、ダイヤモンドそのものの品質は鑑定書の有無で変わりません。ただし、査定士の技術力によっては評価に差が出る可能性もあります。</w:t>
      </w:r>
    </w:p>
    <w:p w14:paraId="58E79260"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lastRenderedPageBreak/>
        <w:t>鑑定書がある場合とない場合の違いを具体的に解説します。</w:t>
      </w:r>
    </w:p>
    <w:p w14:paraId="46E74A4F" w14:textId="77777777" w:rsidR="00947190" w:rsidRPr="00BA103B" w:rsidRDefault="00000000">
      <w:pPr>
        <w:pStyle w:val="3"/>
        <w:spacing w:before="280"/>
        <w:rPr>
          <w:rFonts w:asciiTheme="minorEastAsia" w:hAnsiTheme="minorEastAsia"/>
          <w:color w:val="000000"/>
        </w:rPr>
      </w:pPr>
      <w:bookmarkStart w:id="40" w:name="_jiw31clpsf5f" w:colFirst="0" w:colLast="0"/>
      <w:bookmarkEnd w:id="40"/>
      <w:r>
        <w:rPr>
          <w:rFonts w:asciiTheme="minorEastAsia" w:hAnsiTheme="minorEastAsia" w:cs="ＭＳ 明朝" w:hint="eastAsia"/>
          <w:color w:val="000000"/>
        </w:rPr>
        <w:t>査定にかかる時間はどう変わるか</w:t>
      </w:r>
    </w:p>
    <w:p w14:paraId="321AA5F2" w14:textId="77777777" w:rsidR="00947190" w:rsidRPr="00BA103B" w:rsidRDefault="00000000">
      <w:pPr>
        <w:spacing w:before="240" w:after="240"/>
        <w:rPr>
          <w:rFonts w:asciiTheme="minorEastAsia" w:hAnsiTheme="minorEastAsia"/>
        </w:rPr>
      </w:pPr>
      <w:commentRangeStart w:id="41"/>
      <w:r>
        <w:rPr>
          <w:rFonts w:asciiTheme="minorEastAsia" w:hAnsiTheme="minorEastAsia" w:cs="ＭＳ 明朝" w:hint="eastAsia"/>
        </w:rPr>
        <w:t>鑑定書がある場合とない場合では、査定にかかる時間に違いが生じることがあります。</w:t>
      </w:r>
      <w:commentRangeEnd w:id="41"/>
      <w:r>
        <w:rPr>
          <w:rStyle w:val="ac"/>
          <w:rFonts w:asciiTheme="minorEastAsia" w:hAnsiTheme="minorEastAsia"/>
          <w:sz w:val="20"/>
          <w:szCs w:val="20"/>
        </w:rPr>
        <w:commentReference w:id="41"/>
      </w:r>
    </w:p>
    <w:p w14:paraId="435D084F" w14:textId="734ED31A" w:rsidR="00947190" w:rsidRPr="00BA103B" w:rsidRDefault="00000000">
      <w:pPr>
        <w:spacing w:before="240" w:after="240"/>
        <w:rPr>
          <w:rFonts w:asciiTheme="minorEastAsia" w:hAnsiTheme="minorEastAsia"/>
        </w:rPr>
      </w:pPr>
      <w:commentRangeStart w:id="42"/>
      <w:r>
        <w:rPr>
          <w:rFonts w:asciiTheme="minorEastAsia" w:hAnsiTheme="minorEastAsia" w:cs="ＭＳ 明朝" w:hint="eastAsia"/>
        </w:rPr>
        <w:t>鑑定書があると、買取業者の査定士はその場で記載された</w:t>
      </w:r>
      <w:r>
        <w:rPr>
          <w:rFonts w:asciiTheme="minorEastAsia" w:hAnsiTheme="minorEastAsia" w:cs="Arial Unicode MS"/>
        </w:rPr>
        <w:t>4C</w:t>
      </w:r>
      <w:r>
        <w:rPr>
          <w:rFonts w:asciiTheme="minorEastAsia" w:hAnsiTheme="minorEastAsia" w:cs="ＭＳ 明朝" w:hint="eastAsia"/>
        </w:rPr>
        <w:t>の情報を確認し、実物と照合することでスムーズに査定を進めることができます。そのため比較的短時間で正確な評価が可能です。</w:t>
      </w:r>
      <w:commentRangeEnd w:id="42"/>
      <w:r>
        <w:rPr>
          <w:rStyle w:val="ac"/>
          <w:rFonts w:asciiTheme="minorEastAsia" w:hAnsiTheme="minorEastAsia"/>
          <w:sz w:val="20"/>
          <w:szCs w:val="20"/>
        </w:rPr>
        <w:commentReference w:id="42"/>
      </w:r>
    </w:p>
    <w:p w14:paraId="63149EE8" w14:textId="18454166" w:rsidR="00947190" w:rsidRPr="00BA103B" w:rsidRDefault="00000000">
      <w:pPr>
        <w:spacing w:before="240" w:after="240"/>
        <w:rPr>
          <w:rFonts w:asciiTheme="minorEastAsia" w:hAnsiTheme="minorEastAsia"/>
        </w:rPr>
      </w:pPr>
      <w:r>
        <w:rPr>
          <w:rFonts w:asciiTheme="minorEastAsia" w:hAnsiTheme="minorEastAsia" w:cs="ＭＳ 明朝" w:hint="eastAsia"/>
        </w:rPr>
        <w:t>一方、鑑定書がない場合、査定士はダイヤモンドをゼロから鑑定して</w:t>
      </w:r>
      <w:r>
        <w:rPr>
          <w:rFonts w:asciiTheme="minorEastAsia" w:hAnsiTheme="minorEastAsia" w:cs="Arial Unicode MS"/>
        </w:rPr>
        <w:t>4C</w:t>
      </w:r>
      <w:r>
        <w:rPr>
          <w:rFonts w:asciiTheme="minorEastAsia" w:hAnsiTheme="minorEastAsia" w:cs="ＭＳ 明朝" w:hint="eastAsia"/>
        </w:rPr>
        <w:t>グレードを判断する必要があります。具体的には、ルーペや顕微鏡などを使ってインクルージョン（内包物）を確認し、カラーの微妙な差を判定するといった作業を順に行うため、どうしても時間がかかります。</w:t>
      </w:r>
    </w:p>
    <w:p w14:paraId="29210CD0" w14:textId="4C1ED069" w:rsidR="00947190" w:rsidRPr="00BA103B" w:rsidRDefault="00000000">
      <w:pPr>
        <w:spacing w:before="240" w:after="240"/>
        <w:rPr>
          <w:rFonts w:asciiTheme="minorEastAsia" w:hAnsiTheme="minorEastAsia"/>
        </w:rPr>
      </w:pPr>
      <w:r>
        <w:rPr>
          <w:rFonts w:asciiTheme="minorEastAsia" w:hAnsiTheme="minorEastAsia" w:cs="ＭＳ 明朝" w:hint="eastAsia"/>
        </w:rPr>
        <w:t>ただし、「鑑定書がある場合とない場合で査定時間が多少違うくらい」で、極端に長時間拘束されるわけではありません。店舗によっては鑑定書なしでも迅速に査定してくれるところもありますし、鑑定書があっても念入りに時間をかける査定士もいるので、一概にはいえないでしょう。</w:t>
      </w:r>
    </w:p>
    <w:p w14:paraId="73F55BEE" w14:textId="77777777" w:rsidR="00947190" w:rsidRPr="00BA103B" w:rsidRDefault="00000000">
      <w:pPr>
        <w:pStyle w:val="3"/>
        <w:spacing w:before="280"/>
        <w:rPr>
          <w:rFonts w:asciiTheme="minorEastAsia" w:hAnsiTheme="minorEastAsia"/>
          <w:color w:val="000000"/>
        </w:rPr>
      </w:pPr>
      <w:bookmarkStart w:id="43" w:name="_8ng0cbxznnx3" w:colFirst="0" w:colLast="0"/>
      <w:bookmarkEnd w:id="43"/>
      <w:r>
        <w:rPr>
          <w:rFonts w:asciiTheme="minorEastAsia" w:hAnsiTheme="minorEastAsia" w:cs="ＭＳ 明朝" w:hint="eastAsia"/>
          <w:color w:val="000000"/>
        </w:rPr>
        <w:t>鑑定書なしだと相場はどれくらい変わる？</w:t>
      </w:r>
    </w:p>
    <w:p w14:paraId="26D4A788" w14:textId="77777777" w:rsidR="00947190" w:rsidRPr="00BA103B" w:rsidRDefault="00000000">
      <w:pPr>
        <w:spacing w:before="240" w:after="240"/>
        <w:rPr>
          <w:rFonts w:asciiTheme="minorEastAsia" w:hAnsiTheme="minorEastAsia"/>
        </w:rPr>
      </w:pPr>
      <w:commentRangeStart w:id="44"/>
      <w:r>
        <w:rPr>
          <w:rFonts w:asciiTheme="minorEastAsia" w:hAnsiTheme="minorEastAsia" w:cs="ＭＳ 明朝" w:hint="eastAsia"/>
        </w:rPr>
        <w:t>一番気になるのは価格への影響でしょう。石の品質自体は鑑定書の有無で変わりませんが、店舗の鑑定体制によって提示額に差が出る可能性があります。</w:t>
      </w:r>
      <w:commentRangeEnd w:id="44"/>
      <w:r>
        <w:rPr>
          <w:rStyle w:val="ac"/>
          <w:rFonts w:asciiTheme="minorEastAsia" w:hAnsiTheme="minorEastAsia"/>
          <w:sz w:val="20"/>
          <w:szCs w:val="20"/>
        </w:rPr>
        <w:commentReference w:id="44"/>
      </w:r>
    </w:p>
    <w:p w14:paraId="472BDFCD" w14:textId="552E32A5" w:rsidR="00947190" w:rsidRPr="00BA103B" w:rsidRDefault="00000000">
      <w:pPr>
        <w:spacing w:before="240" w:after="240"/>
        <w:rPr>
          <w:rFonts w:asciiTheme="minorEastAsia" w:hAnsiTheme="minorEastAsia"/>
        </w:rPr>
      </w:pPr>
      <w:r>
        <w:rPr>
          <w:rFonts w:asciiTheme="minorEastAsia" w:hAnsiTheme="minorEastAsia" w:cs="ＭＳ 明朝" w:hint="eastAsia"/>
        </w:rPr>
        <w:t>鑑定書はあくまでその品質を証明する書類であり、石自体の評価基準が変わるわけではないからです。鑑定書に記載されたグレードがダイヤモンドの市場価値を決める土台になりますが、鑑定書がなくても査定士が同じ基準（</w:t>
      </w:r>
      <w:r>
        <w:rPr>
          <w:rFonts w:asciiTheme="minorEastAsia" w:hAnsiTheme="minorEastAsia" w:cs="Arial Unicode MS"/>
        </w:rPr>
        <w:t>4C</w:t>
      </w:r>
      <w:r>
        <w:rPr>
          <w:rFonts w:asciiTheme="minorEastAsia" w:hAnsiTheme="minorEastAsia" w:cs="ＭＳ 明朝" w:hint="eastAsia"/>
        </w:rPr>
        <w:t>）で評価を行うので、最終的な査定基準そのものは変わりません。</w:t>
      </w:r>
    </w:p>
    <w:p w14:paraId="79359BAD" w14:textId="589B5341" w:rsidR="00947190" w:rsidRPr="00BA103B" w:rsidRDefault="00000000">
      <w:pPr>
        <w:spacing w:before="240" w:after="240"/>
        <w:rPr>
          <w:rFonts w:asciiTheme="minorEastAsia" w:hAnsiTheme="minorEastAsia"/>
        </w:rPr>
      </w:pPr>
      <w:r>
        <w:rPr>
          <w:rFonts w:asciiTheme="minorEastAsia" w:hAnsiTheme="minorEastAsia" w:cs="ＭＳ 明朝" w:hint="eastAsia"/>
        </w:rPr>
        <w:t>したがって、適正な知識と技術を持つ査定士がいれば、鑑定書の有無で買取金額が大きく変わることはないといえます。</w:t>
      </w:r>
    </w:p>
    <w:p w14:paraId="18A244BF" w14:textId="48D05808" w:rsidR="00947190" w:rsidRPr="00BA103B" w:rsidRDefault="00000000">
      <w:pPr>
        <w:spacing w:before="240" w:after="240"/>
        <w:rPr>
          <w:rFonts w:asciiTheme="minorEastAsia" w:hAnsiTheme="minorEastAsia"/>
        </w:rPr>
      </w:pPr>
      <w:commentRangeStart w:id="45"/>
      <w:r>
        <w:rPr>
          <w:rFonts w:asciiTheme="minorEastAsia" w:hAnsiTheme="minorEastAsia" w:cs="ＭＳ 明朝" w:hint="eastAsia"/>
        </w:rPr>
        <w:t>実際、鑑定書の有無で買取価格は変わらないとする買取専門店も多く存在します。リサイクルキングには、宝飾品査定に関する外部資格であるAACD協会基準判定士の資格を持つ鑑定士が在籍しており、専門的な知識をもとにダイヤモンドの査定を行っています。刻印の情報や石の特徴などを確認しながら、ダイヤモンド本来の価値を見極めて買取価格を算出しています。</w:t>
      </w:r>
      <w:commentRangeEnd w:id="45"/>
      <w:r>
        <w:rPr>
          <w:rStyle w:val="ac"/>
          <w:rFonts w:asciiTheme="minorEastAsia" w:hAnsiTheme="minorEastAsia"/>
          <w:sz w:val="20"/>
          <w:szCs w:val="20"/>
        </w:rPr>
        <w:commentReference w:id="45"/>
      </w:r>
    </w:p>
    <w:p w14:paraId="24340178" w14:textId="77777777" w:rsidR="00947190" w:rsidRPr="00BA103B" w:rsidRDefault="00000000">
      <w:pPr>
        <w:spacing w:before="240" w:after="240"/>
        <w:rPr>
          <w:rFonts w:asciiTheme="minorEastAsia" w:hAnsiTheme="minorEastAsia"/>
        </w:rPr>
      </w:pPr>
      <w:commentRangeStart w:id="46"/>
      <w:r>
        <w:rPr>
          <w:rFonts w:asciiTheme="minorEastAsia" w:hAnsiTheme="minorEastAsia" w:cs="ＭＳ 明朝" w:hint="eastAsia"/>
        </w:rPr>
        <w:lastRenderedPageBreak/>
        <w:t>なお、鑑定書があると査定がスムーズになり、客観性が増して高価買取につながるケースもあります。</w:t>
      </w:r>
      <w:commentRangeEnd w:id="46"/>
      <w:r>
        <w:rPr>
          <w:rStyle w:val="ac"/>
          <w:rFonts w:asciiTheme="minorEastAsia" w:hAnsiTheme="minorEastAsia"/>
          <w:sz w:val="20"/>
          <w:szCs w:val="20"/>
        </w:rPr>
        <w:commentReference w:id="46"/>
      </w:r>
    </w:p>
    <w:p w14:paraId="7A292744" w14:textId="77777777" w:rsidR="00947190" w:rsidRPr="00BA103B" w:rsidRDefault="00000000">
      <w:pPr>
        <w:pStyle w:val="3"/>
        <w:spacing w:before="280"/>
        <w:rPr>
          <w:rFonts w:asciiTheme="minorEastAsia" w:hAnsiTheme="minorEastAsia"/>
          <w:color w:val="000000"/>
        </w:rPr>
      </w:pPr>
      <w:bookmarkStart w:id="47" w:name="_dffr087861e5" w:colFirst="0" w:colLast="0"/>
      <w:bookmarkEnd w:id="47"/>
      <w:commentRangeStart w:id="48"/>
      <w:r>
        <w:rPr>
          <w:rFonts w:asciiTheme="minorEastAsia" w:hAnsiTheme="minorEastAsia" w:cs="ＭＳ 明朝" w:hint="eastAsia"/>
          <w:color w:val="000000"/>
        </w:rPr>
        <w:t>鑑定書なしで価格が下がるケースとその原因</w:t>
      </w:r>
      <w:commentRangeEnd w:id="48"/>
      <w:r>
        <w:rPr>
          <w:rStyle w:val="ac"/>
          <w:rFonts w:asciiTheme="minorEastAsia" w:hAnsiTheme="minorEastAsia"/>
          <w:color w:val="000000"/>
          <w:sz w:val="20"/>
          <w:szCs w:val="20"/>
        </w:rPr>
        <w:commentReference w:id="48"/>
      </w:r>
    </w:p>
    <w:p w14:paraId="17D45145"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しかし、現実には「鑑定書がないと安く査定される場合がある」のも事実です。その最大の理由は、鑑定する側の技術・知識に差がある場合です。</w:t>
      </w:r>
    </w:p>
    <w:p w14:paraId="473E7764" w14:textId="2C5365A2" w:rsidR="00947190" w:rsidRPr="00BA103B" w:rsidRDefault="00000000">
      <w:pPr>
        <w:spacing w:before="240" w:after="240"/>
        <w:rPr>
          <w:rFonts w:asciiTheme="minorEastAsia" w:hAnsiTheme="minorEastAsia"/>
        </w:rPr>
      </w:pPr>
      <w:r>
        <w:rPr>
          <w:rFonts w:asciiTheme="minorEastAsia" w:hAnsiTheme="minorEastAsia" w:cs="ＭＳ 明朝" w:hint="eastAsia"/>
        </w:rPr>
        <w:t>例えば査定士がダイヤモンドの評価に不慣れだったり知識が不足していたりすると、鑑定書がない状態で正確なグレードを見極められず、本来より低い評価をつけてしまう可能性があります。</w:t>
      </w:r>
    </w:p>
    <w:p w14:paraId="4277216D" w14:textId="33C88C79" w:rsidR="00947190" w:rsidRPr="00BA103B" w:rsidRDefault="00000000">
      <w:pPr>
        <w:spacing w:before="240" w:after="240"/>
        <w:rPr>
          <w:rFonts w:asciiTheme="minorEastAsia" w:hAnsiTheme="minorEastAsia"/>
        </w:rPr>
      </w:pPr>
      <w:r>
        <w:rPr>
          <w:rFonts w:asciiTheme="minorEastAsia" w:hAnsiTheme="minorEastAsia" w:cs="ＭＳ 明朝" w:hint="eastAsia"/>
        </w:rPr>
        <w:t>ダイヤモンドのカラー判定一つ取っても、微妙な違いを判断するのは難しく、経験の浅い査定士には誤差が生じがちです。例えばカラーグレード</w:t>
      </w:r>
      <w:r>
        <w:rPr>
          <w:rFonts w:asciiTheme="minorEastAsia" w:hAnsiTheme="minorEastAsia" w:cs="Arial Unicode MS"/>
        </w:rPr>
        <w:t>J</w:t>
      </w:r>
      <w:r>
        <w:rPr>
          <w:rFonts w:asciiTheme="minorEastAsia" w:hAnsiTheme="minorEastAsia" w:cs="ＭＳ 明朝" w:hint="eastAsia"/>
        </w:rPr>
        <w:t>と</w:t>
      </w:r>
      <w:r>
        <w:rPr>
          <w:rFonts w:asciiTheme="minorEastAsia" w:hAnsiTheme="minorEastAsia" w:cs="Arial Unicode MS"/>
        </w:rPr>
        <w:t>K</w:t>
      </w:r>
      <w:r>
        <w:rPr>
          <w:rFonts w:asciiTheme="minorEastAsia" w:hAnsiTheme="minorEastAsia" w:cs="ＭＳ 明朝" w:hint="eastAsia"/>
        </w:rPr>
        <w:t>の境目などは、数多くの石を見ていないと判断がつかない繊細な差です。</w:t>
      </w:r>
    </w:p>
    <w:p w14:paraId="6F4A343A" w14:textId="2D5AEBCD" w:rsidR="00947190" w:rsidRPr="00BA103B" w:rsidRDefault="00000000">
      <w:pPr>
        <w:spacing w:before="240" w:after="240"/>
        <w:rPr>
          <w:rFonts w:asciiTheme="minorEastAsia" w:hAnsiTheme="minorEastAsia"/>
        </w:rPr>
      </w:pPr>
      <w:r>
        <w:rPr>
          <w:rFonts w:asciiTheme="minorEastAsia" w:hAnsiTheme="minorEastAsia" w:cs="ＭＳ 明朝" w:hint="eastAsia"/>
        </w:rPr>
        <w:t>未熟な査定士の場合、迷った挙げ句「万一評価を誤って高値で買い取ってしまう損失」を恐れて、安全策で低めのグレードに判定してしまう心理が働くこともあります。その結果、「鑑定書がないからこの程度の値段しかつかなかった」というケースが起こり得るのです。</w:t>
      </w:r>
    </w:p>
    <w:p w14:paraId="0CC288EA" w14:textId="1414E94C" w:rsidR="00947190" w:rsidRPr="00BA103B" w:rsidRDefault="00000000">
      <w:pPr>
        <w:spacing w:before="240" w:after="240"/>
        <w:rPr>
          <w:rFonts w:asciiTheme="minorEastAsia" w:hAnsiTheme="minorEastAsia"/>
        </w:rPr>
      </w:pPr>
      <w:commentRangeStart w:id="49"/>
      <w:commentRangeStart w:id="50"/>
      <w:r>
        <w:rPr>
          <w:rFonts w:asciiTheme="minorEastAsia" w:hAnsiTheme="minorEastAsia" w:cs="ＭＳ 明朝" w:hint="eastAsia"/>
        </w:rPr>
        <w:t>また極端な場合、店舗によっては「鑑定書がないと天然ダイヤか合成かの判断に自信が持てない」として査定額が低くなる例もあります。ただし、近年では合成ダイヤモンドを判別するための特殊な判定器（紫外線透過率などを測定する専用機器）</w:t>
      </w:r>
      <w:r>
        <w:rPr>
          <w:rFonts w:asciiTheme="minorEastAsia" w:hAnsiTheme="minorEastAsia" w:cs="ＭＳ 明朝"/>
        </w:rPr>
        <w:t>を備えた専門店も増えており、そうした店舗であれば鑑定書なしでも真贋（天然か合成か）の判別は可能です</w:t>
      </w:r>
      <w:r>
        <w:rPr>
          <w:rFonts w:asciiTheme="minorEastAsia" w:hAnsiTheme="minorEastAsia" w:cs="ＭＳ 明朝" w:hint="eastAsia"/>
        </w:rPr>
        <w:t>。</w:t>
      </w:r>
      <w:commentRangeEnd w:id="49"/>
      <w:r>
        <w:rPr>
          <w:rStyle w:val="ac"/>
          <w:rFonts w:asciiTheme="minorEastAsia" w:hAnsiTheme="minorEastAsia"/>
          <w:sz w:val="20"/>
          <w:szCs w:val="20"/>
        </w:rPr>
        <w:commentReference w:id="49"/>
      </w:r>
      <w:commentRangeEnd w:id="50"/>
      <w:r>
        <w:rPr>
          <w:rStyle w:val="ac"/>
          <w:rFonts w:asciiTheme="minorEastAsia" w:hAnsiTheme="minorEastAsia"/>
          <w:sz w:val="20"/>
          <w:szCs w:val="20"/>
        </w:rPr>
        <w:commentReference w:id="50"/>
      </w:r>
    </w:p>
    <w:p w14:paraId="1E0B2598" w14:textId="13AFD263" w:rsidR="00947190" w:rsidRPr="00BA103B" w:rsidRDefault="00000000">
      <w:pPr>
        <w:spacing w:before="240" w:after="240"/>
        <w:rPr>
          <w:rFonts w:asciiTheme="minorEastAsia" w:hAnsiTheme="minorEastAsia"/>
        </w:rPr>
      </w:pPr>
      <w:r>
        <w:rPr>
          <w:rFonts w:asciiTheme="minorEastAsia" w:hAnsiTheme="minorEastAsia" w:cs="ＭＳ 明朝" w:hint="eastAsia"/>
        </w:rPr>
        <w:t>このように、鑑定書がないことで生じるリスクの正体は、査定士やお店側のスキル不足による評価ブレだといえます。裏を返せば、鑑定力の高いお店であれば鑑定書の有無で価格が左右される可能性は低いということです。</w:t>
      </w:r>
    </w:p>
    <w:p w14:paraId="2CADEE9E" w14:textId="77777777" w:rsidR="00947190" w:rsidRPr="00BA103B" w:rsidRDefault="00000000">
      <w:pPr>
        <w:pStyle w:val="2"/>
        <w:spacing w:after="80"/>
        <w:rPr>
          <w:rFonts w:asciiTheme="minorEastAsia" w:hAnsiTheme="minorEastAsia"/>
        </w:rPr>
      </w:pPr>
      <w:bookmarkStart w:id="51" w:name="_cv7bpy12z281" w:colFirst="0" w:colLast="0"/>
      <w:bookmarkEnd w:id="51"/>
      <w:r>
        <w:rPr>
          <w:rFonts w:asciiTheme="minorEastAsia" w:hAnsiTheme="minorEastAsia" w:cs="ＭＳ 明朝" w:hint="eastAsia"/>
        </w:rPr>
        <w:t>鑑定書を紛失した場合の対処法</w:t>
      </w:r>
    </w:p>
    <w:p w14:paraId="27A7F84B"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「鑑定書をなくしてしまったけれど、再発行したほうがいいのだろうか」と迷う方もいるでしょう。</w:t>
      </w:r>
    </w:p>
    <w:p w14:paraId="71ED275D" w14:textId="5B26EC77" w:rsidR="00947190" w:rsidRPr="00BA103B" w:rsidRDefault="00000000">
      <w:pPr>
        <w:spacing w:before="240" w:after="240"/>
        <w:rPr>
          <w:rFonts w:asciiTheme="minorEastAsia" w:hAnsiTheme="minorEastAsia"/>
        </w:rPr>
      </w:pPr>
      <w:r>
        <w:rPr>
          <w:rFonts w:asciiTheme="minorEastAsia" w:hAnsiTheme="minorEastAsia" w:cs="ＭＳ 明朝" w:hint="eastAsia"/>
        </w:rPr>
        <w:t>鑑定書の再発行可否は鑑定機関によって異なります。費用や手間がかかる上、古い鑑定書の場合は現行基準で再評価されると表記が変わるケースもあります。</w:t>
      </w:r>
    </w:p>
    <w:p w14:paraId="320C1DFC"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lastRenderedPageBreak/>
        <w:t>再発行の方法と注意点、そして再発行せずにまず査定を受けるべき理由について整理します。</w:t>
      </w:r>
    </w:p>
    <w:p w14:paraId="15E7287D" w14:textId="77777777" w:rsidR="00947190" w:rsidRPr="00BA103B" w:rsidRDefault="00000000">
      <w:pPr>
        <w:pStyle w:val="3"/>
        <w:spacing w:before="280"/>
        <w:rPr>
          <w:rFonts w:asciiTheme="minorEastAsia" w:hAnsiTheme="minorEastAsia"/>
          <w:color w:val="000000"/>
        </w:rPr>
      </w:pPr>
      <w:bookmarkStart w:id="52" w:name="_y7g8stiwscco" w:colFirst="0" w:colLast="0"/>
      <w:bookmarkEnd w:id="52"/>
      <w:r>
        <w:rPr>
          <w:rFonts w:asciiTheme="minorEastAsia" w:hAnsiTheme="minorEastAsia" w:cs="ＭＳ 明朝" w:hint="eastAsia"/>
          <w:color w:val="000000"/>
        </w:rPr>
        <w:t>再発行の方法と費用の目安</w:t>
      </w:r>
    </w:p>
    <w:p w14:paraId="6008F204"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鑑定書の再発行可否は鑑定機関によって異なります。</w:t>
      </w:r>
    </w:p>
    <w:p w14:paraId="52395C8B" w14:textId="7F4A8807" w:rsidR="00947190" w:rsidRPr="00BA103B" w:rsidRDefault="00BA103B">
      <w:pPr>
        <w:spacing w:before="240" w:after="240"/>
        <w:rPr>
          <w:rFonts w:asciiTheme="minorEastAsia" w:hAnsiTheme="minorEastAsia"/>
        </w:rPr>
      </w:pPr>
      <w:commentRangeStart w:id="53"/>
      <w:r>
        <w:rPr>
          <w:rFonts w:asciiTheme="minorEastAsia" w:hAnsiTheme="minorEastAsia" w:cs="ＭＳ 明朝" w:hint="eastAsia"/>
        </w:rPr>
        <w:t>例えば</w:t>
      </w:r>
      <w:r>
        <w:rPr>
          <w:rFonts w:asciiTheme="minorEastAsia" w:hAnsiTheme="minorEastAsia" w:cs="Arial Unicode MS"/>
        </w:rPr>
        <w:t>GIA</w:t>
      </w:r>
      <w:r>
        <w:rPr>
          <w:rFonts w:asciiTheme="minorEastAsia" w:hAnsiTheme="minorEastAsia" w:cs="ＭＳ 明朝" w:hint="eastAsia"/>
        </w:rPr>
        <w:t>（米国宝石学会）は重複レポートを提供しない方針を公式</w:t>
      </w:r>
      <w:r>
        <w:rPr>
          <w:rFonts w:asciiTheme="minorEastAsia" w:hAnsiTheme="minorEastAsia" w:cs="Arial Unicode MS"/>
        </w:rPr>
        <w:t>FAQ</w:t>
      </w:r>
      <w:r>
        <w:rPr>
          <w:rFonts w:asciiTheme="minorEastAsia" w:hAnsiTheme="minorEastAsia" w:cs="ＭＳ 明朝" w:hint="eastAsia"/>
        </w:rPr>
        <w:t>で明言しています。</w:t>
      </w:r>
      <w:commentRangeEnd w:id="53"/>
      <w:r>
        <w:rPr>
          <w:rStyle w:val="ac"/>
          <w:rFonts w:asciiTheme="minorEastAsia" w:hAnsiTheme="minorEastAsia" w:cs="ＭＳ 明朝" w:hint="eastAsia"/>
          <w:sz w:val="20"/>
          <w:szCs w:val="20"/>
        </w:rPr>
        <w:commentReference w:id="53"/>
      </w:r>
      <w:commentRangeStart w:id="54"/>
      <w:r>
        <w:rPr>
          <w:rFonts w:asciiTheme="minorEastAsia" w:hAnsiTheme="minorEastAsia" w:cs="ＭＳ 明朝" w:hint="eastAsia"/>
        </w:rPr>
        <w:t>一方、</w:t>
      </w:r>
      <w:r>
        <w:rPr>
          <w:rFonts w:asciiTheme="minorEastAsia" w:hAnsiTheme="minorEastAsia" w:cs="Arial Unicode MS"/>
        </w:rPr>
        <w:t>CGL</w:t>
      </w:r>
      <w:r>
        <w:rPr>
          <w:rFonts w:asciiTheme="minorEastAsia" w:hAnsiTheme="minorEastAsia" w:cs="ＭＳ 明朝" w:hint="eastAsia"/>
        </w:rPr>
        <w:t>（中央宝石研究所）は条件付きで再発行・作り直し料金を提示しています。</w:t>
      </w:r>
      <w:commentRangeEnd w:id="54"/>
      <w:r>
        <w:rPr>
          <w:rStyle w:val="ac"/>
          <w:rFonts w:asciiTheme="minorEastAsia" w:hAnsiTheme="minorEastAsia"/>
          <w:sz w:val="20"/>
          <w:szCs w:val="20"/>
        </w:rPr>
        <w:commentReference w:id="54"/>
      </w:r>
    </w:p>
    <w:p w14:paraId="7DA01935"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方法としては、購入したジュエリーショップ経由で再鑑定を依頼するか、または直接鑑定機関に依頼する形になります。購入店で対応可能かどうかは店舗によって異なるため、事前に確認が必要です。</w:t>
      </w:r>
    </w:p>
    <w:p w14:paraId="01F408DC"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鑑定機関に直接依頼する場合、ダイヤモンドを郵送または持ち込み、改めて鑑定を受ける形になります。</w:t>
      </w:r>
    </w:p>
    <w:p w14:paraId="0A04841E"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費用の目安として、</w:t>
      </w:r>
      <w:r>
        <w:rPr>
          <w:rFonts w:asciiTheme="minorEastAsia" w:hAnsiTheme="minorEastAsia" w:cs="Arial Unicode MS"/>
        </w:rPr>
        <w:t>CGL</w:t>
      </w:r>
      <w:r>
        <w:rPr>
          <w:rFonts w:asciiTheme="minorEastAsia" w:hAnsiTheme="minorEastAsia" w:cs="ＭＳ 明朝" w:hint="eastAsia"/>
        </w:rPr>
        <w:t>ではグレーディングレポートの再発行・作り直し料金が</w:t>
      </w:r>
      <w:r>
        <w:rPr>
          <w:rFonts w:asciiTheme="minorEastAsia" w:hAnsiTheme="minorEastAsia" w:cs="Arial Unicode MS"/>
        </w:rPr>
        <w:t>2,200</w:t>
      </w:r>
      <w:r>
        <w:rPr>
          <w:rFonts w:asciiTheme="minorEastAsia" w:hAnsiTheme="minorEastAsia" w:cs="ＭＳ 明朝" w:hint="eastAsia"/>
        </w:rPr>
        <w:t>円などと案内されています（条件あり）。ただし、鑑定機関や石のサイズによって料金は異なりますので、詳細は各機関に確認してください。</w:t>
      </w:r>
    </w:p>
    <w:p w14:paraId="6A4D1C1C" w14:textId="69516130" w:rsidR="00947190" w:rsidRPr="00BA103B" w:rsidRDefault="00000000">
      <w:pPr>
        <w:spacing w:before="240" w:after="240"/>
        <w:rPr>
          <w:rFonts w:asciiTheme="minorEastAsia" w:hAnsiTheme="minorEastAsia"/>
        </w:rPr>
      </w:pPr>
      <w:r>
        <w:rPr>
          <w:rFonts w:asciiTheme="minorEastAsia" w:hAnsiTheme="minorEastAsia" w:cs="ＭＳ 明朝" w:hint="eastAsia"/>
        </w:rPr>
        <w:t>再発行のメリットは、鑑定書があることで査定士がより安心して正確な評価を下しやすくなる点です。鑑定書があればその「お墨付き」をもとに客観的な判断が可能になり、買取店ごとの評価ブレが減る利点があります。</w:t>
      </w:r>
    </w:p>
    <w:p w14:paraId="2B3C4B42" w14:textId="77777777" w:rsidR="00947190" w:rsidRPr="00BA103B" w:rsidRDefault="00000000">
      <w:pPr>
        <w:pStyle w:val="3"/>
        <w:spacing w:before="280"/>
        <w:rPr>
          <w:rFonts w:asciiTheme="minorEastAsia" w:hAnsiTheme="minorEastAsia"/>
          <w:color w:val="000000"/>
        </w:rPr>
      </w:pPr>
      <w:bookmarkStart w:id="55" w:name="_8x05dg5mi008" w:colFirst="0" w:colLast="0"/>
      <w:bookmarkEnd w:id="55"/>
      <w:r>
        <w:rPr>
          <w:rFonts w:asciiTheme="minorEastAsia" w:hAnsiTheme="minorEastAsia" w:cs="Arial Unicode MS"/>
          <w:color w:val="000000"/>
        </w:rPr>
        <w:t>2006</w:t>
      </w:r>
      <w:r>
        <w:rPr>
          <w:rFonts w:asciiTheme="minorEastAsia" w:hAnsiTheme="minorEastAsia" w:cs="ＭＳ 明朝" w:hint="eastAsia"/>
          <w:color w:val="000000"/>
        </w:rPr>
        <w:t>年以前の鑑定書は再発行に注意が必要</w:t>
      </w:r>
    </w:p>
    <w:p w14:paraId="431FFF83"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鑑定書の再発行を検討する際、一つ注意しておきたい点があります。それは鑑定書の発行年や鑑定機関によって表記・評価体系が異なる可能性があることです。</w:t>
      </w:r>
    </w:p>
    <w:p w14:paraId="3D9A2AF1" w14:textId="77777777" w:rsidR="00947190" w:rsidRPr="00BA103B" w:rsidRDefault="00000000">
      <w:pPr>
        <w:spacing w:before="240" w:after="240"/>
        <w:rPr>
          <w:rFonts w:asciiTheme="minorEastAsia" w:hAnsiTheme="minorEastAsia"/>
        </w:rPr>
      </w:pPr>
      <w:commentRangeStart w:id="56"/>
      <w:r>
        <w:rPr>
          <w:rFonts w:asciiTheme="minorEastAsia" w:hAnsiTheme="minorEastAsia" w:cs="ＭＳ 明朝" w:hint="eastAsia"/>
        </w:rPr>
        <w:t>特にカット評価は</w:t>
      </w:r>
      <w:r>
        <w:rPr>
          <w:rFonts w:asciiTheme="minorEastAsia" w:hAnsiTheme="minorEastAsia" w:cs="Arial Unicode MS"/>
        </w:rPr>
        <w:t>2006</w:t>
      </w:r>
      <w:r>
        <w:rPr>
          <w:rFonts w:asciiTheme="minorEastAsia" w:hAnsiTheme="minorEastAsia" w:cs="ＭＳ 明朝" w:hint="eastAsia"/>
        </w:rPr>
        <w:t>年前後に</w:t>
      </w:r>
      <w:r>
        <w:rPr>
          <w:rFonts w:asciiTheme="minorEastAsia" w:hAnsiTheme="minorEastAsia" w:cs="Arial Unicode MS"/>
        </w:rPr>
        <w:t>GIA</w:t>
      </w:r>
      <w:r>
        <w:rPr>
          <w:rFonts w:asciiTheme="minorEastAsia" w:hAnsiTheme="minorEastAsia" w:cs="ＭＳ 明朝" w:hint="eastAsia"/>
        </w:rPr>
        <w:t>のカットグレーディングシステムが導入されており、それ以前に発行された鑑定書は表記体系が異なる場合があります。</w:t>
      </w:r>
      <w:commentRangeEnd w:id="56"/>
      <w:r>
        <w:rPr>
          <w:rStyle w:val="ac"/>
          <w:rFonts w:asciiTheme="minorEastAsia" w:hAnsiTheme="minorEastAsia"/>
          <w:sz w:val="20"/>
          <w:szCs w:val="20"/>
        </w:rPr>
        <w:commentReference w:id="56"/>
      </w:r>
    </w:p>
    <w:p w14:paraId="5E6E3E09"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そのため、古い鑑定書を持つダイヤモンドを現在の基準で再鑑定すると、表記や評価が変わる可能性があります。</w:t>
      </w:r>
    </w:p>
    <w:p w14:paraId="464EBAFB"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買取店側でも古い鑑定書付きの場合「当時の評価基準なので現行基準に照らして査定します」と断りを入れることがあります。再鑑定・再評価をする場合は、鑑定機関や発行年も踏まえて確認するとよいでしょう。</w:t>
      </w:r>
    </w:p>
    <w:p w14:paraId="5568159C" w14:textId="77777777" w:rsidR="00947190" w:rsidRPr="00BA103B" w:rsidRDefault="00000000">
      <w:pPr>
        <w:pStyle w:val="3"/>
        <w:spacing w:before="280"/>
        <w:rPr>
          <w:rFonts w:asciiTheme="minorEastAsia" w:hAnsiTheme="minorEastAsia"/>
          <w:color w:val="000000"/>
        </w:rPr>
      </w:pPr>
      <w:bookmarkStart w:id="57" w:name="_wciqy5aih8ci" w:colFirst="0" w:colLast="0"/>
      <w:bookmarkEnd w:id="57"/>
      <w:r>
        <w:rPr>
          <w:rFonts w:asciiTheme="minorEastAsia" w:hAnsiTheme="minorEastAsia" w:cs="ＭＳ 明朝" w:hint="eastAsia"/>
          <w:color w:val="000000"/>
        </w:rPr>
        <w:lastRenderedPageBreak/>
        <w:t>再発行せずにまず査定を受けるのがおすすめ</w:t>
      </w:r>
    </w:p>
    <w:p w14:paraId="1511E721"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再発行には手間と費用がかかるため、「必ずしも必要ではない」という意見もあります。</w:t>
      </w:r>
    </w:p>
    <w:p w14:paraId="6ADC8E37" w14:textId="11B7041F" w:rsidR="00947190" w:rsidRPr="00BA103B" w:rsidRDefault="00000000">
      <w:pPr>
        <w:spacing w:before="240" w:after="240"/>
        <w:rPr>
          <w:rFonts w:asciiTheme="minorEastAsia" w:hAnsiTheme="minorEastAsia"/>
        </w:rPr>
      </w:pPr>
      <w:commentRangeStart w:id="58"/>
      <w:r>
        <w:rPr>
          <w:rFonts w:asciiTheme="minorEastAsia" w:hAnsiTheme="minorEastAsia" w:cs="ＭＳ 明朝" w:hint="eastAsia"/>
        </w:rPr>
        <w:t>多くの買取店では鑑定書がなくても査定は可能であり、再発行分のコストがそのまま買取額上乗せにつながるとは限らないからです。むしろ有料で鑑定に出すより、まず信頼できる買取店で現物査定してもらい、その評価に納得できなければ再発行を検討しても遅くありません。</w:t>
      </w:r>
      <w:commentRangeEnd w:id="58"/>
      <w:r>
        <w:rPr>
          <w:rStyle w:val="ac"/>
          <w:rFonts w:asciiTheme="minorEastAsia" w:hAnsiTheme="minorEastAsia"/>
          <w:sz w:val="20"/>
          <w:szCs w:val="20"/>
        </w:rPr>
        <w:commentReference w:id="58"/>
      </w:r>
    </w:p>
    <w:p w14:paraId="2A48BAC9" w14:textId="05D04479" w:rsidR="00947190" w:rsidRPr="00BA103B" w:rsidRDefault="00000000">
      <w:pPr>
        <w:spacing w:before="240" w:after="240"/>
        <w:rPr>
          <w:rFonts w:asciiTheme="minorEastAsia" w:hAnsiTheme="minorEastAsia"/>
        </w:rPr>
      </w:pPr>
      <w:r>
        <w:rPr>
          <w:rFonts w:asciiTheme="minorEastAsia" w:hAnsiTheme="minorEastAsia" w:cs="ＭＳ 明朝" w:hint="eastAsia"/>
        </w:rPr>
        <w:t>特に査定士のレベルが高い店なら鑑定書なしでも適正に評価してくれるため、最初から再発行しなくても十分高値がつく可能性があります。</w:t>
      </w:r>
    </w:p>
    <w:p w14:paraId="43326C96" w14:textId="722B3282" w:rsidR="00947190" w:rsidRPr="00BA103B" w:rsidRDefault="00000000">
      <w:pPr>
        <w:spacing w:before="240" w:after="240"/>
        <w:rPr>
          <w:rFonts w:asciiTheme="minorEastAsia" w:hAnsiTheme="minorEastAsia"/>
        </w:rPr>
      </w:pPr>
      <w:r>
        <w:rPr>
          <w:rFonts w:asciiTheme="minorEastAsia" w:hAnsiTheme="minorEastAsia" w:cs="ＭＳ 明朝" w:hint="eastAsia"/>
        </w:rPr>
        <w:t>鑑定書をなくしたからといって焦って再発行する必要はありません。まずは鑑定書なしで査定を受けてみて、提示額に不満があれば再発行を検討するくらいで十分でしょう。</w:t>
      </w:r>
    </w:p>
    <w:p w14:paraId="007C9FD8" w14:textId="7E3D9624" w:rsidR="00947190" w:rsidRPr="00BA103B" w:rsidRDefault="00000000">
      <w:pPr>
        <w:spacing w:before="240" w:after="240"/>
        <w:rPr>
          <w:rFonts w:asciiTheme="minorEastAsia" w:hAnsiTheme="minorEastAsia"/>
        </w:rPr>
      </w:pPr>
      <w:r>
        <w:rPr>
          <w:rFonts w:asciiTheme="minorEastAsia" w:hAnsiTheme="minorEastAsia" w:cs="ＭＳ 明朝" w:hint="eastAsia"/>
        </w:rPr>
        <w:t>なお、買取店によっては売却後に鑑定書の再発行を代行してくれる場合もあります。その際は鑑定書取得費用相当が買取額から差し引かれる形になりますので、事前に相談してみるとよいでしょう。</w:t>
      </w:r>
    </w:p>
    <w:p w14:paraId="480CE3C8" w14:textId="77777777" w:rsidR="00947190" w:rsidRPr="00BA103B" w:rsidRDefault="00000000">
      <w:pPr>
        <w:pStyle w:val="2"/>
        <w:spacing w:after="80"/>
        <w:rPr>
          <w:rFonts w:asciiTheme="minorEastAsia" w:hAnsiTheme="minorEastAsia"/>
        </w:rPr>
      </w:pPr>
      <w:bookmarkStart w:id="59" w:name="_lx7y9eoec9cy" w:colFirst="0" w:colLast="0"/>
      <w:bookmarkEnd w:id="59"/>
      <w:r>
        <w:rPr>
          <w:rFonts w:asciiTheme="minorEastAsia" w:hAnsiTheme="minorEastAsia" w:cs="ＭＳ 明朝" w:hint="eastAsia"/>
        </w:rPr>
        <w:t>鑑定書なしでも高く売るためのポイント</w:t>
      </w:r>
    </w:p>
    <w:p w14:paraId="318B3FFB"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鑑定書がない状態でダイヤモンドを少しでも高く、そして安心して売却するためには、買取店選びが重要です。</w:t>
      </w:r>
    </w:p>
    <w:p w14:paraId="46225AB2" w14:textId="21DF99C5" w:rsidR="00947190" w:rsidRPr="00BA103B" w:rsidRDefault="004F5DB2">
      <w:pPr>
        <w:spacing w:before="240" w:after="240"/>
        <w:rPr>
          <w:rFonts w:asciiTheme="minorEastAsia" w:hAnsiTheme="minorEastAsia"/>
        </w:rPr>
      </w:pPr>
      <w:r>
        <w:rPr>
          <w:rFonts w:asciiTheme="minorEastAsia" w:hAnsiTheme="minorEastAsia" w:cs="ＭＳ 明朝" w:hint="eastAsia"/>
        </w:rPr>
        <w:t>査定士の技術や保有資格、店舗の設備によって査定額に差が出ることがあるためです。</w:t>
      </w:r>
    </w:p>
    <w:p w14:paraId="2EFE48B0"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鑑定書なしでも適正価格で買い取ってもらうために押さえておきたい業者選びのポイントを具体的にご紹介します。</w:t>
      </w:r>
    </w:p>
    <w:p w14:paraId="6C376299" w14:textId="13959432" w:rsidR="00947190" w:rsidRPr="00BA103B" w:rsidRDefault="00EB7AA4">
      <w:pPr>
        <w:pStyle w:val="3"/>
        <w:spacing w:before="280"/>
        <w:rPr>
          <w:rFonts w:asciiTheme="minorEastAsia" w:hAnsiTheme="minorEastAsia"/>
          <w:color w:val="000000"/>
        </w:rPr>
      </w:pPr>
      <w:bookmarkStart w:id="60" w:name="_mdrw0qoruqzf" w:colFirst="0" w:colLast="0"/>
      <w:bookmarkEnd w:id="60"/>
      <w:r>
        <w:rPr>
          <w:rFonts w:asciiTheme="minorEastAsia" w:hAnsiTheme="minorEastAsia" w:cs="Arial Unicode MS"/>
          <w:color w:val="000000"/>
        </w:rPr>
        <w:t>宝石関連の資格を持つ査定士がいる店を選ぶ</w:t>
      </w:r>
    </w:p>
    <w:p w14:paraId="23CE7F8B" w14:textId="6C62EEF8" w:rsidR="00947190" w:rsidRPr="00BA103B" w:rsidRDefault="00000000">
      <w:pPr>
        <w:spacing w:before="240" w:after="240"/>
        <w:rPr>
          <w:rFonts w:asciiTheme="minorEastAsia" w:hAnsiTheme="minorEastAsia"/>
        </w:rPr>
      </w:pPr>
      <w:r>
        <w:rPr>
          <w:rFonts w:asciiTheme="minorEastAsia" w:hAnsiTheme="minorEastAsia" w:cs="ＭＳ 明朝" w:hint="eastAsia"/>
        </w:rPr>
        <w:t>もっとも大切なのは、宝石に関する知識・鑑定スキルが豊富な査定士がいる店を選ぶことです。</w:t>
      </w:r>
    </w:p>
    <w:p w14:paraId="43FFC9FE" w14:textId="21C2AE73" w:rsidR="00947190" w:rsidRPr="00BA103B" w:rsidRDefault="004F5DB2">
      <w:pPr>
        <w:spacing w:before="240" w:after="240"/>
        <w:rPr>
          <w:rFonts w:asciiTheme="minorEastAsia" w:hAnsiTheme="minorEastAsia"/>
        </w:rPr>
      </w:pPr>
      <w:r>
        <w:rPr>
          <w:rFonts w:asciiTheme="minorEastAsia" w:hAnsiTheme="minorEastAsia" w:cs="ＭＳ 明朝" w:hint="eastAsia"/>
        </w:rPr>
        <w:t>査定士の力量次第で査定額に差が出るため、熟練した査定士（できれば宝石関連の公的資格保持者）が在籍する店を選びましょう。</w:t>
      </w:r>
    </w:p>
    <w:p w14:paraId="46F4EE96" w14:textId="5294DB5D" w:rsidR="00947190" w:rsidRPr="00BA103B" w:rsidRDefault="00000000">
      <w:pPr>
        <w:spacing w:before="240" w:after="240"/>
        <w:rPr>
          <w:rFonts w:asciiTheme="minorEastAsia" w:hAnsiTheme="minorEastAsia"/>
        </w:rPr>
      </w:pPr>
      <w:r>
        <w:rPr>
          <w:rFonts w:asciiTheme="minorEastAsia" w:hAnsiTheme="minorEastAsia" w:cs="ＭＳ 明朝" w:hint="eastAsia"/>
        </w:rPr>
        <w:lastRenderedPageBreak/>
        <w:t>一つの目安として、GIA（米国宝石学会）認定の「GIA-GG」や、AACD協会基準判定士など、宝石関連の外部資格を持つスタッフがいるかどうかが挙げられます。こうした資格を持つ査定士であれば、専門的な知識に基づいた正確な評価が期待できます。</w:t>
      </w:r>
    </w:p>
    <w:p w14:paraId="3D71DE1D" w14:textId="1BB5D918" w:rsidR="00947190" w:rsidRPr="00BA103B" w:rsidRDefault="00000000">
      <w:pPr>
        <w:spacing w:before="240" w:after="240"/>
        <w:rPr>
          <w:rFonts w:asciiTheme="minorEastAsia" w:hAnsiTheme="minorEastAsia"/>
        </w:rPr>
      </w:pPr>
      <w:r>
        <w:rPr>
          <w:rFonts w:asciiTheme="minorEastAsia" w:hAnsiTheme="minorEastAsia" w:cs="ＭＳ 明朝" w:hint="eastAsia"/>
        </w:rPr>
        <w:t>お店のウェブサイトで査定士の資格や研修状況が紹介されているかチェックし、不安であれば査定時に「このカラーグレードはどの程度か？」などと質問してみて、的確に答えられるかを確認するのもよいでしょう。</w:t>
      </w:r>
    </w:p>
    <w:p w14:paraId="5462CE68" w14:textId="77777777" w:rsidR="00947190" w:rsidRPr="00BA103B" w:rsidRDefault="00000000">
      <w:pPr>
        <w:pStyle w:val="3"/>
        <w:spacing w:before="280"/>
        <w:rPr>
          <w:rFonts w:asciiTheme="minorEastAsia" w:hAnsiTheme="minorEastAsia"/>
          <w:color w:val="000000"/>
        </w:rPr>
      </w:pPr>
      <w:bookmarkStart w:id="61" w:name="_j2t5p6i0lszz" w:colFirst="0" w:colLast="0"/>
      <w:bookmarkEnd w:id="61"/>
      <w:r>
        <w:rPr>
          <w:rFonts w:asciiTheme="minorEastAsia" w:hAnsiTheme="minorEastAsia" w:cs="ＭＳ 明朝" w:hint="eastAsia"/>
          <w:color w:val="000000"/>
        </w:rPr>
        <w:t>鑑定に必要な機材・設備が整っているか確認する</w:t>
      </w:r>
    </w:p>
    <w:p w14:paraId="6D955DBF" w14:textId="38E3507F" w:rsidR="00947190" w:rsidRPr="00BA103B" w:rsidRDefault="004F5DB2">
      <w:pPr>
        <w:spacing w:before="240" w:after="240"/>
        <w:rPr>
          <w:rFonts w:asciiTheme="minorEastAsia" w:hAnsiTheme="minorEastAsia"/>
        </w:rPr>
      </w:pPr>
      <w:r>
        <w:rPr>
          <w:rFonts w:asciiTheme="minorEastAsia" w:hAnsiTheme="minorEastAsia" w:cs="ＭＳ 明朝" w:hint="eastAsia"/>
        </w:rPr>
        <w:t>査定士の腕と同様に、鑑定機材の充実度も重要です。</w:t>
      </w:r>
    </w:p>
    <w:p w14:paraId="163A4CCB" w14:textId="0393DCC6" w:rsidR="00947190" w:rsidRPr="00BA103B" w:rsidRDefault="00000000">
      <w:pPr>
        <w:spacing w:before="240" w:after="240"/>
        <w:rPr>
          <w:rFonts w:asciiTheme="minorEastAsia" w:hAnsiTheme="minorEastAsia"/>
        </w:rPr>
      </w:pPr>
      <w:r>
        <w:rPr>
          <w:rFonts w:asciiTheme="minorEastAsia" w:hAnsiTheme="minorEastAsia" w:cs="ＭＳ 明朝" w:hint="eastAsia"/>
        </w:rPr>
        <w:t>鑑定の精度は、査定士の技能だけでなく、</w:t>
      </w:r>
      <w:r>
        <w:rPr>
          <w:rFonts w:asciiTheme="minorEastAsia" w:hAnsiTheme="minorEastAsia" w:cs="Arial Unicode MS"/>
        </w:rPr>
        <w:t>10</w:t>
      </w:r>
      <w:r>
        <w:rPr>
          <w:rFonts w:asciiTheme="minorEastAsia" w:hAnsiTheme="minorEastAsia" w:cs="ＭＳ 明朝" w:hint="eastAsia"/>
        </w:rPr>
        <w:t>倍ルーペや顕微鏡、カラー比較用の基準石（マスターストーン）、識別機器などの体制にも左右されます。</w:t>
      </w:r>
    </w:p>
    <w:tbl>
      <w:tblPr>
        <w:tblStyle w:val="a9"/>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35"/>
        <w:gridCol w:w="6480"/>
      </w:tblGrid>
      <w:tr w:rsidR="00947190" w:rsidRPr="00BA103B" w14:paraId="67E40352" w14:textId="77777777">
        <w:trPr>
          <w:trHeight w:val="590"/>
        </w:trPr>
        <w:tc>
          <w:tcPr>
            <w:tcW w:w="253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55A0CA82" w14:textId="77777777" w:rsidR="00947190" w:rsidRPr="00BA103B" w:rsidRDefault="00000000">
            <w:pPr>
              <w:jc w:val="center"/>
              <w:rPr>
                <w:rFonts w:asciiTheme="minorEastAsia" w:hAnsiTheme="minorEastAsia"/>
              </w:rPr>
            </w:pPr>
            <w:r>
              <w:rPr>
                <w:rFonts w:asciiTheme="minorEastAsia" w:hAnsiTheme="minorEastAsia" w:cs="ＭＳ 明朝" w:hint="eastAsia"/>
              </w:rPr>
              <w:t>機材・設備</w:t>
            </w:r>
          </w:p>
        </w:tc>
        <w:tc>
          <w:tcPr>
            <w:tcW w:w="648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1485B100" w14:textId="77777777" w:rsidR="00947190" w:rsidRPr="00BA103B" w:rsidRDefault="00000000">
            <w:pPr>
              <w:jc w:val="center"/>
              <w:rPr>
                <w:rFonts w:asciiTheme="minorEastAsia" w:hAnsiTheme="minorEastAsia"/>
              </w:rPr>
            </w:pPr>
            <w:r>
              <w:rPr>
                <w:rFonts w:asciiTheme="minorEastAsia" w:hAnsiTheme="minorEastAsia" w:cs="ＭＳ 明朝" w:hint="eastAsia"/>
              </w:rPr>
              <w:t>用途</w:t>
            </w:r>
          </w:p>
        </w:tc>
      </w:tr>
      <w:tr w:rsidR="00947190" w:rsidRPr="00BA103B" w14:paraId="17E275B1" w14:textId="77777777">
        <w:trPr>
          <w:trHeight w:val="950"/>
        </w:trPr>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605514" w14:textId="77777777" w:rsidR="00947190" w:rsidRPr="00BA103B" w:rsidRDefault="00000000">
            <w:pPr>
              <w:rPr>
                <w:rFonts w:asciiTheme="minorEastAsia" w:hAnsiTheme="minorEastAsia"/>
              </w:rPr>
            </w:pPr>
            <w:commentRangeStart w:id="62"/>
            <w:r>
              <w:rPr>
                <w:rFonts w:asciiTheme="minorEastAsia" w:hAnsiTheme="minorEastAsia" w:cs="Arial Unicode MS"/>
              </w:rPr>
              <w:t>10</w:t>
            </w:r>
            <w:r>
              <w:rPr>
                <w:rFonts w:asciiTheme="minorEastAsia" w:hAnsiTheme="minorEastAsia" w:cs="ＭＳ 明朝" w:hint="eastAsia"/>
              </w:rPr>
              <w:t>倍ルーペ・顕微鏡</w:t>
            </w:r>
            <w:commentRangeEnd w:id="62"/>
            <w:r>
              <w:rPr>
                <w:rStyle w:val="ac"/>
                <w:rFonts w:asciiTheme="minorEastAsia" w:hAnsiTheme="minorEastAsia"/>
                <w:sz w:val="20"/>
                <w:szCs w:val="20"/>
              </w:rPr>
              <w:commentReference w:id="62"/>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ACB682" w14:textId="77777777" w:rsidR="00947190" w:rsidRPr="00BA103B" w:rsidRDefault="00000000">
            <w:pPr>
              <w:rPr>
                <w:rFonts w:asciiTheme="minorEastAsia" w:hAnsiTheme="minorEastAsia"/>
              </w:rPr>
            </w:pPr>
            <w:r>
              <w:rPr>
                <w:rFonts w:asciiTheme="minorEastAsia" w:hAnsiTheme="minorEastAsia" w:cs="ＭＳ 明朝" w:hint="eastAsia"/>
              </w:rPr>
              <w:t>インクルージョン（内包物）の確認。クラリティ評価の最終判断は</w:t>
            </w:r>
            <w:r>
              <w:rPr>
                <w:rFonts w:asciiTheme="minorEastAsia" w:hAnsiTheme="minorEastAsia" w:cs="Arial Unicode MS"/>
              </w:rPr>
              <w:t>10</w:t>
            </w:r>
            <w:r>
              <w:rPr>
                <w:rFonts w:asciiTheme="minorEastAsia" w:hAnsiTheme="minorEastAsia" w:cs="ＭＳ 明朝" w:hint="eastAsia"/>
              </w:rPr>
              <w:t>倍ルーペで行われる</w:t>
            </w:r>
          </w:p>
        </w:tc>
      </w:tr>
      <w:tr w:rsidR="00947190" w:rsidRPr="00BA103B" w14:paraId="4DF0BA07" w14:textId="77777777">
        <w:trPr>
          <w:trHeight w:val="950"/>
        </w:trPr>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C9C052" w14:textId="77777777" w:rsidR="00947190" w:rsidRPr="00BA103B" w:rsidRDefault="00000000">
            <w:pPr>
              <w:rPr>
                <w:rFonts w:asciiTheme="minorEastAsia" w:hAnsiTheme="minorEastAsia"/>
              </w:rPr>
            </w:pPr>
            <w:commentRangeStart w:id="63"/>
            <w:r>
              <w:rPr>
                <w:rFonts w:asciiTheme="minorEastAsia" w:hAnsiTheme="minorEastAsia" w:cs="ＭＳ 明朝" w:hint="eastAsia"/>
              </w:rPr>
              <w:t>マスターストーン</w:t>
            </w:r>
            <w:commentRangeEnd w:id="63"/>
            <w:r>
              <w:rPr>
                <w:rStyle w:val="ac"/>
                <w:rFonts w:asciiTheme="minorEastAsia" w:hAnsiTheme="minorEastAsia"/>
                <w:sz w:val="20"/>
                <w:szCs w:val="20"/>
              </w:rPr>
              <w:commentReference w:id="63"/>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E3EC66" w14:textId="5A895A17" w:rsidR="00947190" w:rsidRPr="00BA103B" w:rsidRDefault="00000000">
            <w:pPr>
              <w:rPr>
                <w:rFonts w:asciiTheme="minorEastAsia" w:hAnsiTheme="minorEastAsia"/>
              </w:rPr>
            </w:pPr>
            <w:r>
              <w:rPr>
                <w:rFonts w:asciiTheme="minorEastAsia" w:hAnsiTheme="minorEastAsia" w:cs="ＭＳ 明朝" w:hint="eastAsia"/>
              </w:rPr>
              <w:t>カラー評価の基準石。ダイヤモンドの色みを比較判定する際に使用</w:t>
            </w:r>
          </w:p>
        </w:tc>
      </w:tr>
      <w:tr w:rsidR="00947190" w:rsidRPr="00BA103B" w14:paraId="26195A50" w14:textId="77777777">
        <w:trPr>
          <w:trHeight w:val="950"/>
        </w:trPr>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1D887E" w14:textId="77777777" w:rsidR="00947190" w:rsidRPr="00BA103B" w:rsidRDefault="00000000">
            <w:pPr>
              <w:rPr>
                <w:rFonts w:asciiTheme="minorEastAsia" w:hAnsiTheme="minorEastAsia"/>
              </w:rPr>
            </w:pPr>
            <w:r>
              <w:rPr>
                <w:rFonts w:asciiTheme="minorEastAsia" w:hAnsiTheme="minorEastAsia" w:cs="ＭＳ 明朝" w:hint="eastAsia"/>
              </w:rPr>
              <w:t>ダイヤモンドテスター</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0A1D78" w14:textId="62520D1A" w:rsidR="00947190" w:rsidRPr="00BA103B" w:rsidRDefault="00EB7AA4">
            <w:pPr>
              <w:rPr>
                <w:rFonts w:asciiTheme="minorEastAsia" w:hAnsiTheme="minorEastAsia"/>
              </w:rPr>
            </w:pPr>
            <w:r>
              <w:rPr>
                <w:rFonts w:asciiTheme="minorEastAsia" w:hAnsiTheme="minorEastAsia" w:cs="ＭＳ 明朝" w:hint="eastAsia"/>
              </w:rPr>
              <w:t>熱伝導や電気伝導でダイヤモンドと類似石（モアサナイト等）を判別する機器。※天然と合成の判別には別途専用の判定器が必要</w:t>
            </w:r>
          </w:p>
        </w:tc>
      </w:tr>
    </w:tbl>
    <w:p w14:paraId="35AA811C" w14:textId="6AEA5C5F" w:rsidR="00947190" w:rsidRPr="00BA103B" w:rsidRDefault="00000000">
      <w:pPr>
        <w:spacing w:before="240" w:after="240"/>
        <w:rPr>
          <w:rFonts w:asciiTheme="minorEastAsia" w:hAnsiTheme="minorEastAsia"/>
        </w:rPr>
      </w:pPr>
      <w:r>
        <w:rPr>
          <w:rFonts w:asciiTheme="minorEastAsia" w:hAnsiTheme="minorEastAsia" w:cs="ＭＳ 明朝" w:hint="eastAsia"/>
        </w:rPr>
        <w:t>設備が整っていない店では正確な鑑定が難しく、適正価格をつけにくいため避けたほうが無難です。設備が整った店ほど、ダイヤモンドの価値を正確に評価してもらえます。</w:t>
      </w:r>
    </w:p>
    <w:p w14:paraId="6927E50A" w14:textId="77777777" w:rsidR="00947190" w:rsidRPr="00BA103B" w:rsidRDefault="00000000">
      <w:pPr>
        <w:pStyle w:val="3"/>
        <w:spacing w:before="280"/>
        <w:rPr>
          <w:rFonts w:asciiTheme="minorEastAsia" w:hAnsiTheme="minorEastAsia"/>
          <w:color w:val="000000"/>
        </w:rPr>
      </w:pPr>
      <w:bookmarkStart w:id="64" w:name="_5d3gpkketxqp" w:colFirst="0" w:colLast="0"/>
      <w:bookmarkEnd w:id="64"/>
      <w:commentRangeStart w:id="65"/>
      <w:r>
        <w:rPr>
          <w:rFonts w:asciiTheme="minorEastAsia" w:hAnsiTheme="minorEastAsia" w:cs="ＭＳ 明朝" w:hint="eastAsia"/>
          <w:color w:val="000000"/>
        </w:rPr>
        <w:t>複数の店舗で相見積もりを取る</w:t>
      </w:r>
      <w:commentRangeEnd w:id="65"/>
      <w:r>
        <w:rPr>
          <w:rStyle w:val="ac"/>
          <w:rFonts w:asciiTheme="minorEastAsia" w:hAnsiTheme="minorEastAsia"/>
          <w:color w:val="000000"/>
          <w:sz w:val="20"/>
          <w:szCs w:val="20"/>
        </w:rPr>
        <w:commentReference w:id="65"/>
      </w:r>
    </w:p>
    <w:p w14:paraId="3A8A909E"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最終的に、一社だけで即決せず複数の買取店で査定してもらうことを強くおすすめします。</w:t>
      </w:r>
    </w:p>
    <w:p w14:paraId="70DACB06" w14:textId="18D26991" w:rsidR="00947190" w:rsidRPr="00BA103B" w:rsidRDefault="00000000">
      <w:pPr>
        <w:spacing w:before="240" w:after="240"/>
        <w:rPr>
          <w:rFonts w:asciiTheme="minorEastAsia" w:hAnsiTheme="minorEastAsia"/>
        </w:rPr>
      </w:pPr>
      <w:r>
        <w:rPr>
          <w:rFonts w:asciiTheme="minorEastAsia" w:hAnsiTheme="minorEastAsia" w:cs="ＭＳ 明朝" w:hint="eastAsia"/>
        </w:rPr>
        <w:lastRenderedPageBreak/>
        <w:t>一軒目で提示された金額が適正かどうか判断するには、他店比較が有効だからです。ある程度経験豊富な査定士がいる店なら極端な差は出にくいとはいえ、中には相場より低い値をつける業者もないとはいえません。</w:t>
      </w:r>
    </w:p>
    <w:p w14:paraId="14AB85EA" w14:textId="3E1AF6EB" w:rsidR="00947190" w:rsidRPr="00BA103B" w:rsidRDefault="00000000">
      <w:pPr>
        <w:spacing w:before="240" w:after="240"/>
        <w:rPr>
          <w:rFonts w:asciiTheme="minorEastAsia" w:hAnsiTheme="minorEastAsia"/>
        </w:rPr>
      </w:pPr>
      <w:r>
        <w:rPr>
          <w:rFonts w:asciiTheme="minorEastAsia" w:hAnsiTheme="minorEastAsia" w:cs="Arial Unicode MS"/>
        </w:rPr>
        <w:t>2</w:t>
      </w:r>
      <w:r>
        <w:rPr>
          <w:rFonts w:asciiTheme="minorEastAsia" w:hAnsiTheme="minorEastAsia" w:cs="ＭＳ 明朝" w:hint="eastAsia"/>
        </w:rPr>
        <w:t>〜</w:t>
      </w:r>
      <w:r>
        <w:rPr>
          <w:rFonts w:asciiTheme="minorEastAsia" w:hAnsiTheme="minorEastAsia" w:cs="Arial Unicode MS"/>
        </w:rPr>
        <w:t>3</w:t>
      </w:r>
      <w:r>
        <w:rPr>
          <w:rFonts w:asciiTheme="minorEastAsia" w:hAnsiTheme="minorEastAsia" w:cs="ＭＳ 明朝" w:hint="eastAsia"/>
        </w:rPr>
        <w:t>社回ってみれば「どこも同じくらいの価格だった」あるいは「</w:t>
      </w:r>
      <w:r>
        <w:rPr>
          <w:rFonts w:asciiTheme="minorEastAsia" w:hAnsiTheme="minorEastAsia" w:cs="Arial Unicode MS"/>
        </w:rPr>
        <w:t>A</w:t>
      </w:r>
      <w:r>
        <w:rPr>
          <w:rFonts w:asciiTheme="minorEastAsia" w:hAnsiTheme="minorEastAsia" w:cs="ＭＳ 明朝" w:hint="eastAsia"/>
        </w:rPr>
        <w:t>店より</w:t>
      </w:r>
      <w:r>
        <w:rPr>
          <w:rFonts w:asciiTheme="minorEastAsia" w:hAnsiTheme="minorEastAsia" w:cs="Arial Unicode MS"/>
        </w:rPr>
        <w:t>B</w:t>
      </w:r>
      <w:r>
        <w:rPr>
          <w:rFonts w:asciiTheme="minorEastAsia" w:hAnsiTheme="minorEastAsia" w:cs="ＭＳ 明朝" w:hint="eastAsia"/>
        </w:rPr>
        <w:t>店のほうが</w:t>
      </w:r>
      <w:r>
        <w:rPr>
          <w:rFonts w:asciiTheme="minorEastAsia" w:hAnsiTheme="minorEastAsia" w:cs="Arial Unicode MS"/>
        </w:rPr>
        <w:t>○</w:t>
      </w:r>
      <w:r>
        <w:rPr>
          <w:rFonts w:asciiTheme="minorEastAsia" w:hAnsiTheme="minorEastAsia" w:cs="ＭＳ 明朝" w:hint="eastAsia"/>
        </w:rPr>
        <w:t>万円高かった」といった比較ができます。特に鑑定書なしの場合は、複数査定によって「より正しい価値」を見極めることにもつながります。</w:t>
      </w:r>
    </w:p>
    <w:p w14:paraId="133D28AB"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もちろん価格だけでなく対応の良し悪しも含めて、自分が信頼できると感じたお店に売るのが一番です。</w:t>
      </w:r>
    </w:p>
    <w:p w14:paraId="2C4DE69D" w14:textId="0CC4A37E" w:rsidR="00947190" w:rsidRDefault="004F5DB2">
      <w:pPr>
        <w:spacing w:before="240" w:after="240"/>
        <w:rPr>
          <w:ins w:id="66" w:author="作成者"/>
          <w:rFonts w:asciiTheme="minorEastAsia" w:hAnsiTheme="minorEastAsia" w:cs="ＭＳ 明朝"/>
        </w:rPr>
      </w:pPr>
      <w:r>
        <w:rPr>
          <w:rFonts w:asciiTheme="minorEastAsia" w:hAnsiTheme="minorEastAsia" w:cs="ＭＳ 明朝" w:hint="eastAsia"/>
        </w:rPr>
        <w:t>査定士が丁寧に説明してくれたり、こちらの想いにも配慮してくれたりする対応であれば、安心して任せられるでしょう。</w:t>
      </w:r>
    </w:p>
    <w:p w14:paraId="59C8AAB2" w14:textId="77777777" w:rsidR="00993E85" w:rsidRDefault="00993E85">
      <w:pPr>
        <w:spacing w:before="240" w:after="240"/>
        <w:rPr>
          <w:ins w:id="67" w:author="作成者"/>
          <w:rFonts w:asciiTheme="minorEastAsia" w:hAnsiTheme="minorEastAsia" w:cs="ＭＳ 明朝"/>
        </w:rPr>
      </w:pPr>
    </w:p>
    <w:p w14:paraId="6DC1797C" w14:textId="3BA18C2A" w:rsidR="00993E85" w:rsidRDefault="00993E85" w:rsidP="00993E85">
      <w:pPr>
        <w:pStyle w:val="3"/>
        <w:spacing w:before="280"/>
        <w:rPr>
          <w:ins w:id="68" w:author="作成者"/>
          <w:rFonts w:asciiTheme="minorEastAsia" w:hAnsiTheme="minorEastAsia"/>
          <w:color w:val="000000"/>
        </w:rPr>
      </w:pPr>
      <w:commentRangeStart w:id="69"/>
      <w:ins w:id="70" w:author="作成者">
        <w:r>
          <w:rPr>
            <w:rFonts w:asciiTheme="minorEastAsia" w:hAnsiTheme="minorEastAsia" w:hint="eastAsia"/>
            <w:color w:val="000000"/>
          </w:rPr>
          <w:t>付属品や購入時の情報をすべて揃える</w:t>
        </w:r>
      </w:ins>
      <w:commentRangeEnd w:id="69"/>
      <w:r>
        <w:rPr>
          <w:rStyle w:val="ac"/>
          <w:rFonts w:asciiTheme="minorEastAsia" w:hAnsiTheme="minorEastAsia"/>
          <w:color w:val="000000"/>
          <w:sz w:val="20"/>
          <w:szCs w:val="20"/>
        </w:rPr>
        <w:commentReference w:id="69"/>
      </w:r>
    </w:p>
    <w:p w14:paraId="2DFABB0D" w14:textId="77777777" w:rsidR="00993E85" w:rsidRDefault="00993E85" w:rsidP="00993E85">
      <w:pPr>
        <w:rPr>
          <w:ins w:id="71" w:author="作成者"/>
        </w:rPr>
      </w:pPr>
      <w:ins w:id="72" w:author="作成者">
        <w:r>
          <w:rPr>
            <w:rFonts w:hint="eastAsia"/>
          </w:rPr>
          <w:t>鑑定書がなくても、他の付属品や情報が揃っていると査定にプラスになることがあります。</w:t>
        </w:r>
      </w:ins>
    </w:p>
    <w:p w14:paraId="06E6AF34" w14:textId="77777777" w:rsidR="00993E85" w:rsidRDefault="00993E85" w:rsidP="00993E85">
      <w:pPr>
        <w:rPr>
          <w:ins w:id="73" w:author="作成者"/>
        </w:rPr>
      </w:pPr>
      <w:ins w:id="74" w:author="作成者">
        <w:r>
          <w:rPr>
            <w:rFonts w:hint="eastAsia"/>
          </w:rPr>
          <w:t>購入時の箱やケース、保証書、レシートなどがあれば、持参するようにしましょう。ブランドジュエリーの場合は、ブランドの証明書やギャランティカードがあると査定額が上がる可能性があります。</w:t>
        </w:r>
      </w:ins>
    </w:p>
    <w:p w14:paraId="5ADC0A52" w14:textId="0636DCAC" w:rsidR="00993E85" w:rsidRDefault="00993E85" w:rsidP="00993E85">
      <w:pPr>
        <w:rPr>
          <w:ins w:id="75" w:author="作成者"/>
        </w:rPr>
      </w:pPr>
      <w:ins w:id="76" w:author="作成者">
        <w:r>
          <w:rPr>
            <w:rFonts w:hint="eastAsia"/>
          </w:rPr>
          <w:t>また、購入した店舗名や時期、購入金額などの情報も参考になります。査定士</w:t>
        </w:r>
        <w:del w:id="77" w:author="作成者">
          <w:r>
            <w:rPr>
              <w:rFonts w:hint="eastAsia"/>
            </w:rPr>
            <w:delText>鑑定士</w:delText>
          </w:r>
        </w:del>
        <w:r>
          <w:rPr>
            <w:rFonts w:hint="eastAsia"/>
          </w:rPr>
          <w:t>にとっては、ダイヤモンドの来歴がわかることで評価の手がかりが増えるためです。</w:t>
        </w:r>
      </w:ins>
    </w:p>
    <w:p w14:paraId="709C3F45" w14:textId="4684E0FA" w:rsidR="00993E85" w:rsidRPr="00993E85" w:rsidRDefault="00993E85">
      <w:pPr>
        <w:rPr>
          <w:ins w:id="78" w:author="作成者"/>
          <w:rPrChange w:id="79" w:author="作成者">
            <w:rPr>
              <w:ins w:id="80" w:author="作成者"/>
              <w:rFonts w:asciiTheme="minorEastAsia" w:hAnsiTheme="minorEastAsia"/>
              <w:color w:val="000000"/>
            </w:rPr>
          </w:rPrChange>
        </w:rPr>
        <w:pPrChange w:id="81" w:author="作成者">
          <w:pPr>
            <w:pStyle w:val="3"/>
            <w:spacing w:before="280"/>
          </w:pPr>
        </w:pPrChange>
      </w:pPr>
      <w:ins w:id="82" w:author="作成者">
        <w:r>
          <w:rPr>
            <w:rFonts w:hint="eastAsia"/>
          </w:rPr>
          <w:t>「鑑定書がないから何も出せない」と諦めず、手元にある情報や付属品をできるだけ揃えて査定に臨むことをおすすめします。</w:t>
        </w:r>
      </w:ins>
    </w:p>
    <w:p w14:paraId="2F62115F" w14:textId="77777777" w:rsidR="00993E85" w:rsidRPr="00BA103B" w:rsidRDefault="00993E85">
      <w:pPr>
        <w:spacing w:before="240" w:after="240"/>
        <w:rPr>
          <w:rFonts w:asciiTheme="minorEastAsia" w:hAnsiTheme="minorEastAsia"/>
        </w:rPr>
      </w:pPr>
    </w:p>
    <w:p w14:paraId="4394DB3E" w14:textId="77777777" w:rsidR="00947190" w:rsidRPr="00BA103B" w:rsidRDefault="00000000">
      <w:pPr>
        <w:pStyle w:val="2"/>
        <w:spacing w:after="80"/>
        <w:rPr>
          <w:rFonts w:asciiTheme="minorEastAsia" w:hAnsiTheme="minorEastAsia"/>
        </w:rPr>
      </w:pPr>
      <w:bookmarkStart w:id="83" w:name="_t34ms5x989wi" w:colFirst="0" w:colLast="0"/>
      <w:bookmarkEnd w:id="83"/>
      <w:r>
        <w:rPr>
          <w:rFonts w:asciiTheme="minorEastAsia" w:hAnsiTheme="minorEastAsia" w:cs="ＭＳ 明朝" w:hint="eastAsia"/>
        </w:rPr>
        <w:t>まとめ｜大切なのは鑑定書より「石そのものの価値」</w:t>
      </w:r>
    </w:p>
    <w:p w14:paraId="40ABBAEE" w14:textId="77777777" w:rsidR="00947190" w:rsidRPr="00BA103B" w:rsidRDefault="00000000">
      <w:pPr>
        <w:spacing w:before="240" w:after="240"/>
        <w:rPr>
          <w:rFonts w:asciiTheme="minorEastAsia" w:hAnsiTheme="minorEastAsia"/>
        </w:rPr>
      </w:pPr>
      <w:r>
        <w:rPr>
          <w:rFonts w:asciiTheme="minorEastAsia" w:hAnsiTheme="minorEastAsia" w:cs="ＭＳ 明朝" w:hint="eastAsia"/>
        </w:rPr>
        <w:t>鑑定書がなくても査定は可能ですが、提示額は店舗の鑑定体制によって差が出ることがあります。</w:t>
      </w:r>
    </w:p>
    <w:p w14:paraId="172F1B66" w14:textId="5310D9D5" w:rsidR="00947190" w:rsidRPr="00BA103B" w:rsidRDefault="00000000">
      <w:pPr>
        <w:spacing w:before="240" w:after="240"/>
        <w:rPr>
          <w:rFonts w:asciiTheme="minorEastAsia" w:hAnsiTheme="minorEastAsia"/>
        </w:rPr>
      </w:pPr>
      <w:r>
        <w:rPr>
          <w:rFonts w:asciiTheme="minorEastAsia" w:hAnsiTheme="minorEastAsia" w:cs="ＭＳ 明朝" w:hint="eastAsia"/>
        </w:rPr>
        <w:t>プロの査定士にとって重要なのは、付属書類ではなく石そのものの輝きと品質です。鑑定書はあれば参考になりますが、最終的には現物の</w:t>
      </w:r>
      <w:r>
        <w:rPr>
          <w:rFonts w:asciiTheme="minorEastAsia" w:hAnsiTheme="minorEastAsia" w:cs="Arial Unicode MS"/>
        </w:rPr>
        <w:t>4C</w:t>
      </w:r>
      <w:r>
        <w:rPr>
          <w:rFonts w:asciiTheme="minorEastAsia" w:hAnsiTheme="minorEastAsia" w:cs="ＭＳ 明朝" w:hint="eastAsia"/>
        </w:rPr>
        <w:t>評価に基づいて価格は決定されます。</w:t>
      </w:r>
    </w:p>
    <w:p w14:paraId="053AD0DB" w14:textId="78CCCFCB" w:rsidR="00947190" w:rsidRPr="00BA103B" w:rsidRDefault="00000000">
      <w:pPr>
        <w:spacing w:before="240" w:after="240"/>
        <w:rPr>
          <w:rFonts w:asciiTheme="minorEastAsia" w:hAnsiTheme="minorEastAsia"/>
        </w:rPr>
      </w:pPr>
      <w:r>
        <w:rPr>
          <w:rFonts w:asciiTheme="minorEastAsia" w:hAnsiTheme="minorEastAsia" w:cs="ＭＳ 明朝" w:hint="eastAsia"/>
        </w:rPr>
        <w:lastRenderedPageBreak/>
        <w:t>鑑定書がなくてもダイヤモンド自体の品質は変わらず、それを正しく見極められる目を持った査定士さえいれば適正な査定が可能です。むしろ、鑑定書の有無に関わらずダイヤモンドの本来の輝きを見逃さず価値を評価してくれる業者を選ぶことこそが、高価買取への近道といえるでしょう。</w:t>
      </w:r>
    </w:p>
    <w:p w14:paraId="3C6B08E6" w14:textId="644C8938" w:rsidR="00947190" w:rsidRPr="00BA103B" w:rsidRDefault="00000000">
      <w:pPr>
        <w:spacing w:before="240" w:after="240"/>
        <w:rPr>
          <w:rFonts w:asciiTheme="minorEastAsia" w:hAnsiTheme="minorEastAsia"/>
        </w:rPr>
      </w:pPr>
      <w:r>
        <w:rPr>
          <w:rFonts w:asciiTheme="minorEastAsia" w:hAnsiTheme="minorEastAsia" w:cs="ＭＳ 明朝" w:hint="eastAsia"/>
        </w:rPr>
        <w:t>リサイクルキングには、宝飾品査定に関する外部資格であるAACD協会基準判定士の資格を持つ鑑定士が在籍しており、専門的な知識をもとにダイヤモンドの査定を行っています。刻印の情報や石の特徴などを確認しながら、ダイヤモンド本来の価値を見極めて買取価格を算出しています。鑑定書がない場合でも安心してご相談ください。</w:t>
      </w:r>
    </w:p>
    <w:p w14:paraId="714120E4" w14:textId="77777777" w:rsidR="00947190" w:rsidRPr="00BA103B" w:rsidRDefault="00947190">
      <w:pPr>
        <w:rPr>
          <w:rFonts w:asciiTheme="minorEastAsia" w:hAnsiTheme="minorEastAsia"/>
        </w:rPr>
      </w:pPr>
    </w:p>
    <w:sectPr w:rsidR="00947190" w:rsidRPr="00BA103B" w:rsidSect="00BA103B">
      <w:pgSz w:w="11909" w:h="16834"/>
      <w:pgMar w:top="1985" w:right="1701" w:bottom="1701" w:left="1701"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作成者" w:initials="A">
    <w:p w14:paraId="326FD075"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https://nanboya.com/jewelry-kaitori/post/purchaseof-diamond-appraisal/</w:t>
      </w:r>
    </w:p>
  </w:comment>
  <w:comment w:id="3" w:author="作成者" w:initials="A">
    <w:p w14:paraId="069CE90E"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https://nanboya.com/jewelry-kaitori/post/purchaseof-diamond-appraisal/</w:t>
      </w:r>
    </w:p>
  </w:comment>
  <w:comment w:id="5" w:author="作成者" w:initials="A">
    <w:p w14:paraId="4CA57BAD"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https://kikinzokukaitori.jp/diamond/</w:t>
      </w:r>
    </w:p>
  </w:comment>
  <w:comment w:id="7" w:author="作成者" w:initials="A">
    <w:p w14:paraId="03868188"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https://4cs.gia.edu/ja-jp/4cs-of-diamond-quality/</w:t>
      </w:r>
    </w:p>
  </w:comment>
  <w:comment w:id="8" w:author="作成者" w:initials="A">
    <w:p w14:paraId="5A23DE2D"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https://4cs.gia.edu/en-us/diamond-clarity/</w:t>
      </w:r>
    </w:p>
  </w:comment>
  <w:comment w:id="9" w:author="作成者" w:initials="A">
    <w:p w14:paraId="2D0F3ECA"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https://nanboya.com/jewelry-kaitori/diamond/</w:t>
      </w:r>
    </w:p>
  </w:comment>
  <w:comment w:id="12" w:author="作成者" w:initials="A">
    <w:p w14:paraId="3CE88813"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https://www.kaitori-daikichi.jp/column/jewely/diamond/post-37796/</w:t>
      </w:r>
    </w:p>
  </w:comment>
  <w:comment w:id="13" w:author="作成者" w:initials="A">
    <w:p w14:paraId="3FB91FB0"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https://4cs.gia.edu/ja-jp/4cs-of-diamond-quality/</w:t>
      </w:r>
    </w:p>
  </w:comment>
  <w:comment w:id="14" w:author="作成者" w:initials="A">
    <w:p w14:paraId="3C017429"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https://4cs.gia.edu/en-us/blog/gia-diamond-grading-reports-understanding-carat-weight/</w:t>
      </w:r>
    </w:p>
  </w:comment>
  <w:comment w:id="15" w:author="作成者" w:initials="A">
    <w:p w14:paraId="1ED21ED7"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https://4cs.gia.edu/en-us/blog/gia-diamond-grading-reports-understanding-diamond-color-grade/</w:t>
      </w:r>
    </w:p>
  </w:comment>
  <w:comment w:id="17" w:author="作成者" w:initials="A">
    <w:p w14:paraId="7DF5DEB1"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https://www.kaitori-daikichi.jp/column/jewely/diamond/post-37796/</w:t>
      </w:r>
    </w:p>
  </w:comment>
  <w:comment w:id="18" w:author="作成者" w:initials="A">
    <w:p w14:paraId="5C6D1C2B"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https://7fukujin.com/blog/diamond/jewelryvalue/</w:t>
      </w:r>
    </w:p>
  </w:comment>
  <w:comment w:id="22" w:author="作成者" w:initials="A">
    <w:p w14:paraId="4FB9F994" w14:textId="77777777" w:rsidR="00993E85" w:rsidRDefault="00993E85" w:rsidP="00993E85">
      <w:pPr>
        <w:pStyle w:val="aa"/>
      </w:pPr>
      <w:r>
        <w:rPr>
          <w:rStyle w:val="ac"/>
        </w:rPr>
        <w:annotationRef/>
      </w:r>
      <w:r>
        <w:t xml:space="preserve">GIAカットグレーディングは0.15カラット以上が対象 </w:t>
      </w:r>
    </w:p>
    <w:p w14:paraId="2CA88898" w14:textId="77777777" w:rsidR="00993E85" w:rsidRDefault="00993E85" w:rsidP="00993E85">
      <w:pPr>
        <w:pStyle w:val="aa"/>
      </w:pPr>
      <w:hyperlink r:id="rId1" w:history="1">
        <w:r w:rsidRPr="00FB581C">
          <w:rPr>
            <w:rStyle w:val="afe"/>
          </w:rPr>
          <w:t>https://www.gia.edu/doc/Estimating-a-cut-grade-booklet.pdf</w:t>
        </w:r>
      </w:hyperlink>
      <w:r>
        <w:t xml:space="preserve"> </w:t>
      </w:r>
    </w:p>
    <w:p w14:paraId="588D034A" w14:textId="77777777" w:rsidR="00993E85" w:rsidRDefault="00993E85" w:rsidP="00993E85">
      <w:pPr>
        <w:pStyle w:val="aa"/>
      </w:pPr>
    </w:p>
    <w:p w14:paraId="34C40015" w14:textId="77777777" w:rsidR="00993E85" w:rsidRDefault="00993E85" w:rsidP="00993E85">
      <w:pPr>
        <w:pStyle w:val="aa"/>
      </w:pPr>
      <w:r>
        <w:t xml:space="preserve">小粒石は鑑定書が付かないケースが多い </w:t>
      </w:r>
    </w:p>
    <w:p w14:paraId="57C8F502" w14:textId="77777777" w:rsidR="00993E85" w:rsidRDefault="00993E85" w:rsidP="00993E85">
      <w:pPr>
        <w:pStyle w:val="aa"/>
      </w:pPr>
      <w:hyperlink r:id="rId2" w:history="1">
        <w:r w:rsidRPr="00FB581C">
          <w:rPr>
            <w:rStyle w:val="afe"/>
          </w:rPr>
          <w:t>https://nanboya.com/jewelry-kaitori/diamond/</w:t>
        </w:r>
      </w:hyperlink>
      <w:r>
        <w:t xml:space="preserve"> </w:t>
      </w:r>
    </w:p>
  </w:comment>
  <w:comment w:id="41" w:author="作成者" w:initials="A">
    <w:p w14:paraId="60DE7ECD"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https://beprice.jp/kaitori/diamond/column/diamond_kannteisho_lost/</w:t>
      </w:r>
    </w:p>
  </w:comment>
  <w:comment w:id="42" w:author="作成者" w:initials="A">
    <w:p w14:paraId="52B36EDD"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https://nanboya.com/jewelry-kaitori/diamond/</w:t>
      </w:r>
    </w:p>
  </w:comment>
  <w:comment w:id="44" w:author="作成者" w:initials="A">
    <w:p w14:paraId="48B0FFCF"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https://kikinzokukaitori.jp/diamond/</w:t>
      </w:r>
    </w:p>
  </w:comment>
  <w:comment w:id="45" w:author="作成者" w:initials="A">
    <w:p w14:paraId="495274C7"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https://www.kin-kaitori.com/deals/deals_cat/jewelry/diamond/</w:t>
      </w:r>
    </w:p>
  </w:comment>
  <w:comment w:id="46" w:author="作成者" w:initials="A">
    <w:p w14:paraId="7B56C231"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https://nanboya.com/jewelry-kaitori/diamond/</w:t>
      </w:r>
    </w:p>
  </w:comment>
  <w:comment w:id="48" w:author="作成者" w:initials="A">
    <w:p w14:paraId="4A64D214"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https://beprice.jp/kaitori/diamond/column/diamond_kannteisho_lost/</w:t>
      </w:r>
    </w:p>
  </w:comment>
  <w:comment w:id="49" w:author="作成者" w:initials="A">
    <w:p w14:paraId="18DC21E9"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https://www.naturaldiamonds.com/natural-diamond-types-and-alternatives/diamond-tester/</w:t>
      </w:r>
    </w:p>
  </w:comment>
  <w:comment w:id="50" w:author="作成者" w:initials="A">
    <w:p w14:paraId="206C4A65" w14:textId="77777777" w:rsidR="005811CF" w:rsidRDefault="007461C9" w:rsidP="005811CF">
      <w:pPr>
        <w:pStyle w:val="aa"/>
      </w:pPr>
      <w:r>
        <w:rPr>
          <w:rStyle w:val="ac"/>
        </w:rPr>
        <w:annotationRef/>
      </w:r>
      <w:hyperlink r:id="rId3" w:history="1">
        <w:r w:rsidR="005811CF" w:rsidRPr="000303DE">
          <w:rPr>
            <w:rStyle w:val="afe"/>
          </w:rPr>
          <w:t>https://www.alfamirage.com/product/jewelry/SCREEN/</w:t>
        </w:r>
      </w:hyperlink>
    </w:p>
  </w:comment>
  <w:comment w:id="53" w:author="作成者" w:initials="A">
    <w:p w14:paraId="500D968D" w14:textId="3AD82E28"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https://www.gia.edu/gia-faq-analysis-grading-replace-lost-stolen-damaged-report</w:t>
      </w:r>
    </w:p>
  </w:comment>
  <w:comment w:id="54" w:author="作成者" w:initials="A">
    <w:p w14:paraId="34556DD3"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https://www.cgl.co.jp/report/grading_price.html</w:t>
      </w:r>
    </w:p>
  </w:comment>
  <w:comment w:id="56" w:author="作成者" w:initials="A">
    <w:p w14:paraId="4C62FFE2"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https://www.gia.edu/doc/Estimating-a-cut-grade-booklet.pdf</w:t>
      </w:r>
    </w:p>
    <w:p w14:paraId="0CFF5ED7" w14:textId="77777777" w:rsidR="00947190" w:rsidRDefault="00947190">
      <w:pPr>
        <w:widowControl w:val="0"/>
        <w:pBdr>
          <w:top w:val="nil"/>
          <w:left w:val="nil"/>
          <w:bottom w:val="nil"/>
          <w:right w:val="nil"/>
          <w:between w:val="nil"/>
        </w:pBdr>
        <w:spacing w:line="240" w:lineRule="auto"/>
        <w:rPr>
          <w:color w:val="000000"/>
        </w:rPr>
      </w:pPr>
    </w:p>
    <w:p w14:paraId="3BE61A80" w14:textId="77777777" w:rsidR="00947190" w:rsidRDefault="00000000">
      <w:pPr>
        <w:widowControl w:val="0"/>
        <w:pBdr>
          <w:top w:val="nil"/>
          <w:left w:val="nil"/>
          <w:bottom w:val="nil"/>
          <w:right w:val="nil"/>
          <w:between w:val="nil"/>
        </w:pBdr>
        <w:spacing w:line="240" w:lineRule="auto"/>
        <w:rPr>
          <w:color w:val="000000"/>
        </w:rPr>
      </w:pPr>
      <w:r>
        <w:rPr>
          <w:rFonts w:ascii="Arial" w:eastAsia="Arial" w:hAnsi="Arial" w:cs="Arial"/>
          <w:color w:val="000000"/>
          <w:sz w:val="22"/>
          <w:szCs w:val="22"/>
        </w:rPr>
        <w:t>https://zamaki.com/column/c01/</w:t>
      </w:r>
    </w:p>
  </w:comment>
  <w:comment w:id="58" w:author="作成者" w:initials="A">
    <w:p w14:paraId="0593636A"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https://beprice.jp/kaitori/diamond/column/diamond_kannteisho_lost/</w:t>
      </w:r>
    </w:p>
  </w:comment>
  <w:comment w:id="62" w:author="作成者" w:initials="A">
    <w:p w14:paraId="025994DB"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https://4cs.gia.edu/en-us/diamond-clarity/</w:t>
      </w:r>
    </w:p>
    <w:p w14:paraId="41B043A4" w14:textId="77777777" w:rsidR="00947190" w:rsidRDefault="00947190">
      <w:pPr>
        <w:widowControl w:val="0"/>
        <w:pBdr>
          <w:top w:val="nil"/>
          <w:left w:val="nil"/>
          <w:bottom w:val="nil"/>
          <w:right w:val="nil"/>
          <w:between w:val="nil"/>
        </w:pBdr>
        <w:spacing w:line="240" w:lineRule="auto"/>
        <w:rPr>
          <w:color w:val="000000"/>
        </w:rPr>
      </w:pPr>
    </w:p>
    <w:p w14:paraId="221FB942" w14:textId="77777777" w:rsidR="00947190" w:rsidRDefault="00000000">
      <w:pPr>
        <w:widowControl w:val="0"/>
        <w:pBdr>
          <w:top w:val="nil"/>
          <w:left w:val="nil"/>
          <w:bottom w:val="nil"/>
          <w:right w:val="nil"/>
          <w:between w:val="nil"/>
        </w:pBdr>
        <w:spacing w:line="240" w:lineRule="auto"/>
        <w:rPr>
          <w:color w:val="000000"/>
        </w:rPr>
      </w:pPr>
      <w:r>
        <w:rPr>
          <w:rFonts w:ascii="Arial" w:eastAsia="Arial" w:hAnsi="Arial" w:cs="Arial"/>
          <w:color w:val="000000"/>
          <w:sz w:val="22"/>
          <w:szCs w:val="22"/>
        </w:rPr>
        <w:t>https://4cs.gia.edu/en-us/blog/seven-things-to-know-about-diamond-clarity/</w:t>
      </w:r>
    </w:p>
  </w:comment>
  <w:comment w:id="63" w:author="作成者" w:initials="A">
    <w:p w14:paraId="3612D8D1"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https://4cs.gia.edu/en-us/blog/diamond-color-grading-4cs-qa/</w:t>
      </w:r>
    </w:p>
  </w:comment>
  <w:comment w:id="65" w:author="作成者" w:initials="A">
    <w:p w14:paraId="0C149A7A" w14:textId="77777777" w:rsidR="00947190" w:rsidRDefault="00BA103B">
      <w:pPr>
        <w:widowControl w:val="0"/>
        <w:pBdr>
          <w:top w:val="nil"/>
          <w:left w:val="nil"/>
          <w:bottom w:val="nil"/>
          <w:right w:val="nil"/>
          <w:between w:val="nil"/>
        </w:pBdr>
        <w:spacing w:line="240" w:lineRule="auto"/>
        <w:rPr>
          <w:color w:val="000000"/>
        </w:rPr>
      </w:pPr>
      <w:r>
        <w:rPr>
          <w:rStyle w:val="ac"/>
        </w:rPr>
        <w:annotationRef/>
      </w:r>
      <w:r>
        <w:rPr>
          <w:rFonts w:ascii="Arial" w:eastAsia="Arial" w:hAnsi="Arial" w:cs="Arial"/>
          <w:color w:val="000000"/>
          <w:sz w:val="22"/>
          <w:szCs w:val="22"/>
        </w:rPr>
        <w:t>https://beprice.jp/kaitori/diamond/column/diamond_kannteisho_lost/</w:t>
      </w:r>
    </w:p>
  </w:comment>
  <w:comment w:id="69" w:author="作成者" w:initials="A">
    <w:p w14:paraId="570A5BCC" w14:textId="77777777" w:rsidR="00993E85" w:rsidRDefault="00993E85" w:rsidP="00993E85">
      <w:pPr>
        <w:pStyle w:val="aa"/>
      </w:pPr>
      <w:r>
        <w:rPr>
          <w:rStyle w:val="ac"/>
        </w:rPr>
        <w:annotationRef/>
      </w:r>
      <w:r>
        <w:t xml:space="preserve">付属品があると査定にプラス </w:t>
      </w:r>
    </w:p>
    <w:p w14:paraId="35FA9C5F" w14:textId="77777777" w:rsidR="00993E85" w:rsidRDefault="00993E85" w:rsidP="00993E85">
      <w:pPr>
        <w:pStyle w:val="aa"/>
      </w:pPr>
      <w:hyperlink r:id="rId4" w:history="1">
        <w:r w:rsidRPr="00714BA1">
          <w:rPr>
            <w:rStyle w:val="afe"/>
          </w:rPr>
          <w:t>https://beprice.jp/kaitori/diamond/column/diamond_kannteisho_lost/</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26FD075" w15:done="0"/>
  <w15:commentEx w15:paraId="069CE90E" w15:done="0"/>
  <w15:commentEx w15:paraId="4CA57BAD" w15:done="0"/>
  <w15:commentEx w15:paraId="03868188" w15:done="0"/>
  <w15:commentEx w15:paraId="5A23DE2D" w15:done="0"/>
  <w15:commentEx w15:paraId="2D0F3ECA" w15:done="0"/>
  <w15:commentEx w15:paraId="3CE88813" w15:done="0"/>
  <w15:commentEx w15:paraId="3FB91FB0" w15:done="0"/>
  <w15:commentEx w15:paraId="3C017429" w15:done="0"/>
  <w15:commentEx w15:paraId="1ED21ED7" w15:done="0"/>
  <w15:commentEx w15:paraId="7DF5DEB1" w15:done="0"/>
  <w15:commentEx w15:paraId="5C6D1C2B" w15:done="0"/>
  <w15:commentEx w15:paraId="57C8F502" w15:done="0"/>
  <w15:commentEx w15:paraId="60DE7ECD" w15:done="0"/>
  <w15:commentEx w15:paraId="52B36EDD" w15:done="0"/>
  <w15:commentEx w15:paraId="48B0FFCF" w15:done="0"/>
  <w15:commentEx w15:paraId="495274C7" w15:done="0"/>
  <w15:commentEx w15:paraId="7B56C231" w15:done="0"/>
  <w15:commentEx w15:paraId="4A64D214" w15:done="0"/>
  <w15:commentEx w15:paraId="18DC21E9" w15:done="0"/>
  <w15:commentEx w15:paraId="206C4A65" w15:paraIdParent="18DC21E9" w15:done="0"/>
  <w15:commentEx w15:paraId="500D968D" w15:done="0"/>
  <w15:commentEx w15:paraId="34556DD3" w15:done="0"/>
  <w15:commentEx w15:paraId="3BE61A80" w15:done="0"/>
  <w15:commentEx w15:paraId="0593636A" w15:done="0"/>
  <w15:commentEx w15:paraId="221FB942" w15:done="0"/>
  <w15:commentEx w15:paraId="3612D8D1" w15:done="0"/>
  <w15:commentEx w15:paraId="0C149A7A" w15:done="0"/>
  <w15:commentEx w15:paraId="35FA9C5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26FD075" w16cid:durableId="4C1704BA"/>
  <w16cid:commentId w16cid:paraId="069CE90E" w16cid:durableId="467C4978"/>
  <w16cid:commentId w16cid:paraId="4CA57BAD" w16cid:durableId="32C2E85C"/>
  <w16cid:commentId w16cid:paraId="03868188" w16cid:durableId="5764665F"/>
  <w16cid:commentId w16cid:paraId="5A23DE2D" w16cid:durableId="3A290FEA"/>
  <w16cid:commentId w16cid:paraId="2D0F3ECA" w16cid:durableId="16574FCB"/>
  <w16cid:commentId w16cid:paraId="3CE88813" w16cid:durableId="2A2F39E9"/>
  <w16cid:commentId w16cid:paraId="3FB91FB0" w16cid:durableId="7B8DBEB3"/>
  <w16cid:commentId w16cid:paraId="3C017429" w16cid:durableId="5FA68F27"/>
  <w16cid:commentId w16cid:paraId="1ED21ED7" w16cid:durableId="5A3727FE"/>
  <w16cid:commentId w16cid:paraId="7DF5DEB1" w16cid:durableId="4B7BE93C"/>
  <w16cid:commentId w16cid:paraId="5C6D1C2B" w16cid:durableId="78042D73"/>
  <w16cid:commentId w16cid:paraId="57C8F502" w16cid:durableId="10C2C7D0"/>
  <w16cid:commentId w16cid:paraId="60DE7ECD" w16cid:durableId="4E5A6F29"/>
  <w16cid:commentId w16cid:paraId="52B36EDD" w16cid:durableId="0532C71D"/>
  <w16cid:commentId w16cid:paraId="48B0FFCF" w16cid:durableId="3F4E2C23"/>
  <w16cid:commentId w16cid:paraId="495274C7" w16cid:durableId="1A96B18F"/>
  <w16cid:commentId w16cid:paraId="7B56C231" w16cid:durableId="722DB38E"/>
  <w16cid:commentId w16cid:paraId="4A64D214" w16cid:durableId="1833E58F"/>
  <w16cid:commentId w16cid:paraId="18DC21E9" w16cid:durableId="0A9CD902"/>
  <w16cid:commentId w16cid:paraId="206C4A65" w16cid:durableId="0F08D4D1"/>
  <w16cid:commentId w16cid:paraId="500D968D" w16cid:durableId="36CD1657"/>
  <w16cid:commentId w16cid:paraId="34556DD3" w16cid:durableId="6604B79D"/>
  <w16cid:commentId w16cid:paraId="3BE61A80" w16cid:durableId="0A81399A"/>
  <w16cid:commentId w16cid:paraId="0593636A" w16cid:durableId="0D90A070"/>
  <w16cid:commentId w16cid:paraId="221FB942" w16cid:durableId="36DCE618"/>
  <w16cid:commentId w16cid:paraId="3612D8D1" w16cid:durableId="7E6BBAB8"/>
  <w16cid:commentId w16cid:paraId="0C149A7A" w16cid:durableId="20EF21F3"/>
  <w16cid:commentId w16cid:paraId="35FA9C5F" w16cid:durableId="1F0659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0D757E" w14:textId="77777777" w:rsidR="001C52F1" w:rsidRDefault="001C52F1" w:rsidP="00BA103B">
      <w:pPr>
        <w:spacing w:before="0" w:after="0" w:line="240" w:lineRule="auto"/>
      </w:pPr>
      <w:r>
        <w:separator/>
      </w:r>
    </w:p>
  </w:endnote>
  <w:endnote w:type="continuationSeparator" w:id="0">
    <w:p w14:paraId="69120ABA" w14:textId="77777777" w:rsidR="001C52F1" w:rsidRDefault="001C52F1" w:rsidP="00BA10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embedRegular r:id="rId1" w:subsetted="1" w:fontKey="{849722EE-CB54-48E8-80A7-52594889226A}"/>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FCE59C" w14:textId="77777777" w:rsidR="001C52F1" w:rsidRDefault="001C52F1" w:rsidP="00BA103B">
      <w:pPr>
        <w:spacing w:before="0" w:after="0" w:line="240" w:lineRule="auto"/>
      </w:pPr>
      <w:r>
        <w:separator/>
      </w:r>
    </w:p>
  </w:footnote>
  <w:footnote w:type="continuationSeparator" w:id="0">
    <w:p w14:paraId="5B55CB7B" w14:textId="77777777" w:rsidR="001C52F1" w:rsidRDefault="001C52F1" w:rsidP="00BA103B">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embedTrueTypeFonts/>
  <w:bordersDoNotSurroundHeader/>
  <w:bordersDoNotSurroundFooter/>
  <w:proofState w:spelling="clean" w:grammar="dirty"/>
  <w:trackRevisions/>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190"/>
    <w:rsid w:val="00064828"/>
    <w:rsid w:val="001C2CED"/>
    <w:rsid w:val="001C52F1"/>
    <w:rsid w:val="0031579A"/>
    <w:rsid w:val="004F5DB2"/>
    <w:rsid w:val="00521F7F"/>
    <w:rsid w:val="005811CF"/>
    <w:rsid w:val="00615FD0"/>
    <w:rsid w:val="007461C9"/>
    <w:rsid w:val="00810FC2"/>
    <w:rsid w:val="00870796"/>
    <w:rsid w:val="008B58D6"/>
    <w:rsid w:val="008B6E35"/>
    <w:rsid w:val="00937BA1"/>
    <w:rsid w:val="00947190"/>
    <w:rsid w:val="009723E0"/>
    <w:rsid w:val="00993E85"/>
    <w:rsid w:val="009D28D1"/>
    <w:rsid w:val="00A16612"/>
    <w:rsid w:val="00AD4FF8"/>
    <w:rsid w:val="00AF2226"/>
    <w:rsid w:val="00B22D14"/>
    <w:rsid w:val="00B327AB"/>
    <w:rsid w:val="00BA103B"/>
    <w:rsid w:val="00C062A4"/>
    <w:rsid w:val="00C263A1"/>
    <w:rsid w:val="00C42898"/>
    <w:rsid w:val="00C80AE7"/>
    <w:rsid w:val="00DB5746"/>
    <w:rsid w:val="00EB7AA4"/>
    <w:rsid w:val="00FF28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F271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ja"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103B"/>
  </w:style>
  <w:style w:type="paragraph" w:styleId="1">
    <w:name w:val="heading 1"/>
    <w:basedOn w:val="a"/>
    <w:next w:val="a"/>
    <w:link w:val="10"/>
    <w:uiPriority w:val="9"/>
    <w:qFormat/>
    <w:rsid w:val="00BA103B"/>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2">
    <w:name w:val="heading 2"/>
    <w:basedOn w:val="a"/>
    <w:next w:val="a"/>
    <w:link w:val="20"/>
    <w:uiPriority w:val="9"/>
    <w:unhideWhenUsed/>
    <w:qFormat/>
    <w:rsid w:val="00BA103B"/>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3">
    <w:name w:val="heading 3"/>
    <w:basedOn w:val="a"/>
    <w:next w:val="a"/>
    <w:link w:val="30"/>
    <w:uiPriority w:val="9"/>
    <w:unhideWhenUsed/>
    <w:qFormat/>
    <w:rsid w:val="00BA103B"/>
    <w:pPr>
      <w:pBdr>
        <w:top w:val="single" w:sz="6" w:space="2" w:color="4472C4" w:themeColor="accent1"/>
      </w:pBdr>
      <w:spacing w:before="300" w:after="0"/>
      <w:outlineLvl w:val="2"/>
    </w:pPr>
    <w:rPr>
      <w:caps/>
      <w:color w:val="1F3763" w:themeColor="accent1" w:themeShade="7F"/>
      <w:spacing w:val="15"/>
    </w:rPr>
  </w:style>
  <w:style w:type="paragraph" w:styleId="4">
    <w:name w:val="heading 4"/>
    <w:basedOn w:val="a"/>
    <w:next w:val="a"/>
    <w:link w:val="40"/>
    <w:uiPriority w:val="9"/>
    <w:semiHidden/>
    <w:unhideWhenUsed/>
    <w:qFormat/>
    <w:rsid w:val="00BA103B"/>
    <w:pPr>
      <w:pBdr>
        <w:top w:val="dotted" w:sz="6" w:space="2" w:color="4472C4" w:themeColor="accent1"/>
      </w:pBdr>
      <w:spacing w:before="200" w:after="0"/>
      <w:outlineLvl w:val="3"/>
    </w:pPr>
    <w:rPr>
      <w:caps/>
      <w:color w:val="2F5496" w:themeColor="accent1" w:themeShade="BF"/>
      <w:spacing w:val="10"/>
    </w:rPr>
  </w:style>
  <w:style w:type="paragraph" w:styleId="5">
    <w:name w:val="heading 5"/>
    <w:basedOn w:val="a"/>
    <w:next w:val="a"/>
    <w:link w:val="50"/>
    <w:uiPriority w:val="9"/>
    <w:semiHidden/>
    <w:unhideWhenUsed/>
    <w:qFormat/>
    <w:rsid w:val="00BA103B"/>
    <w:pPr>
      <w:pBdr>
        <w:bottom w:val="single" w:sz="6" w:space="1" w:color="4472C4" w:themeColor="accent1"/>
      </w:pBdr>
      <w:spacing w:before="200" w:after="0"/>
      <w:outlineLvl w:val="4"/>
    </w:pPr>
    <w:rPr>
      <w:caps/>
      <w:color w:val="2F5496" w:themeColor="accent1" w:themeShade="BF"/>
      <w:spacing w:val="10"/>
    </w:rPr>
  </w:style>
  <w:style w:type="paragraph" w:styleId="6">
    <w:name w:val="heading 6"/>
    <w:basedOn w:val="a"/>
    <w:next w:val="a"/>
    <w:link w:val="60"/>
    <w:uiPriority w:val="9"/>
    <w:semiHidden/>
    <w:unhideWhenUsed/>
    <w:qFormat/>
    <w:rsid w:val="00BA103B"/>
    <w:pPr>
      <w:pBdr>
        <w:bottom w:val="dotted" w:sz="6" w:space="1" w:color="4472C4" w:themeColor="accent1"/>
      </w:pBdr>
      <w:spacing w:before="200" w:after="0"/>
      <w:outlineLvl w:val="5"/>
    </w:pPr>
    <w:rPr>
      <w:caps/>
      <w:color w:val="2F5496" w:themeColor="accent1" w:themeShade="BF"/>
      <w:spacing w:val="10"/>
    </w:rPr>
  </w:style>
  <w:style w:type="paragraph" w:styleId="7">
    <w:name w:val="heading 7"/>
    <w:basedOn w:val="a"/>
    <w:next w:val="a"/>
    <w:link w:val="70"/>
    <w:uiPriority w:val="9"/>
    <w:semiHidden/>
    <w:unhideWhenUsed/>
    <w:qFormat/>
    <w:rsid w:val="00BA103B"/>
    <w:pPr>
      <w:spacing w:before="200" w:after="0"/>
      <w:outlineLvl w:val="6"/>
    </w:pPr>
    <w:rPr>
      <w:caps/>
      <w:color w:val="2F5496" w:themeColor="accent1" w:themeShade="BF"/>
      <w:spacing w:val="10"/>
    </w:rPr>
  </w:style>
  <w:style w:type="paragraph" w:styleId="8">
    <w:name w:val="heading 8"/>
    <w:basedOn w:val="a"/>
    <w:next w:val="a"/>
    <w:link w:val="80"/>
    <w:uiPriority w:val="9"/>
    <w:semiHidden/>
    <w:unhideWhenUsed/>
    <w:qFormat/>
    <w:rsid w:val="00BA103B"/>
    <w:pPr>
      <w:spacing w:before="200" w:after="0"/>
      <w:outlineLvl w:val="7"/>
    </w:pPr>
    <w:rPr>
      <w:caps/>
      <w:spacing w:val="10"/>
      <w:sz w:val="18"/>
      <w:szCs w:val="18"/>
    </w:rPr>
  </w:style>
  <w:style w:type="paragraph" w:styleId="9">
    <w:name w:val="heading 9"/>
    <w:basedOn w:val="a"/>
    <w:next w:val="a"/>
    <w:link w:val="90"/>
    <w:uiPriority w:val="9"/>
    <w:semiHidden/>
    <w:unhideWhenUsed/>
    <w:qFormat/>
    <w:rsid w:val="00BA103B"/>
    <w:pPr>
      <w:spacing w:before="200" w:after="0"/>
      <w:outlineLvl w:val="8"/>
    </w:pPr>
    <w:rPr>
      <w:i/>
      <w:iCs/>
      <w:caps/>
      <w:spacing w:val="1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rsid w:val="00BA103B"/>
    <w:pPr>
      <w:spacing w:before="0" w:after="0"/>
    </w:pPr>
    <w:rPr>
      <w:rFonts w:asciiTheme="majorHAnsi" w:eastAsiaTheme="majorEastAsia" w:hAnsiTheme="majorHAnsi" w:cstheme="majorBidi"/>
      <w:caps/>
      <w:color w:val="4472C4" w:themeColor="accent1"/>
      <w:spacing w:val="10"/>
      <w:sz w:val="52"/>
      <w:szCs w:val="52"/>
    </w:rPr>
  </w:style>
  <w:style w:type="paragraph" w:styleId="a5">
    <w:name w:val="Subtitle"/>
    <w:basedOn w:val="a"/>
    <w:next w:val="a"/>
    <w:link w:val="a6"/>
    <w:uiPriority w:val="11"/>
    <w:qFormat/>
    <w:rsid w:val="00BA103B"/>
    <w:pPr>
      <w:spacing w:before="0" w:after="500" w:line="240" w:lineRule="auto"/>
    </w:pPr>
    <w:rPr>
      <w:caps/>
      <w:color w:val="595959" w:themeColor="text1" w:themeTint="A6"/>
      <w:spacing w:val="10"/>
      <w:sz w:val="21"/>
      <w:szCs w:val="21"/>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aa">
    <w:name w:val="annotation text"/>
    <w:basedOn w:val="a"/>
    <w:link w:val="ab"/>
    <w:uiPriority w:val="99"/>
    <w:unhideWhenUsed/>
  </w:style>
  <w:style w:type="character" w:customStyle="1" w:styleId="ab">
    <w:name w:val="コメント文字列 (文字)"/>
    <w:basedOn w:val="a0"/>
    <w:link w:val="aa"/>
    <w:uiPriority w:val="99"/>
  </w:style>
  <w:style w:type="character" w:styleId="ac">
    <w:name w:val="annotation reference"/>
    <w:basedOn w:val="a0"/>
    <w:uiPriority w:val="99"/>
    <w:semiHidden/>
    <w:unhideWhenUsed/>
    <w:rPr>
      <w:sz w:val="18"/>
      <w:szCs w:val="18"/>
    </w:rPr>
  </w:style>
  <w:style w:type="paragraph" w:styleId="ad">
    <w:name w:val="header"/>
    <w:basedOn w:val="a"/>
    <w:link w:val="ae"/>
    <w:uiPriority w:val="99"/>
    <w:unhideWhenUsed/>
    <w:rsid w:val="00BA103B"/>
    <w:pPr>
      <w:tabs>
        <w:tab w:val="center" w:pos="4252"/>
        <w:tab w:val="right" w:pos="8504"/>
      </w:tabs>
      <w:snapToGrid w:val="0"/>
    </w:pPr>
  </w:style>
  <w:style w:type="character" w:customStyle="1" w:styleId="ae">
    <w:name w:val="ヘッダー (文字)"/>
    <w:basedOn w:val="a0"/>
    <w:link w:val="ad"/>
    <w:uiPriority w:val="99"/>
    <w:rsid w:val="00BA103B"/>
  </w:style>
  <w:style w:type="paragraph" w:styleId="af">
    <w:name w:val="footer"/>
    <w:basedOn w:val="a"/>
    <w:link w:val="af0"/>
    <w:uiPriority w:val="99"/>
    <w:unhideWhenUsed/>
    <w:rsid w:val="00BA103B"/>
    <w:pPr>
      <w:tabs>
        <w:tab w:val="center" w:pos="4252"/>
        <w:tab w:val="right" w:pos="8504"/>
      </w:tabs>
      <w:snapToGrid w:val="0"/>
    </w:pPr>
  </w:style>
  <w:style w:type="character" w:customStyle="1" w:styleId="af0">
    <w:name w:val="フッター (文字)"/>
    <w:basedOn w:val="a0"/>
    <w:link w:val="af"/>
    <w:uiPriority w:val="99"/>
    <w:rsid w:val="00BA103B"/>
  </w:style>
  <w:style w:type="character" w:customStyle="1" w:styleId="10">
    <w:name w:val="見出し 1 (文字)"/>
    <w:basedOn w:val="a0"/>
    <w:link w:val="1"/>
    <w:uiPriority w:val="9"/>
    <w:rsid w:val="00BA103B"/>
    <w:rPr>
      <w:caps/>
      <w:color w:val="FFFFFF" w:themeColor="background1"/>
      <w:spacing w:val="15"/>
      <w:sz w:val="22"/>
      <w:szCs w:val="22"/>
      <w:shd w:val="clear" w:color="auto" w:fill="4472C4" w:themeFill="accent1"/>
    </w:rPr>
  </w:style>
  <w:style w:type="character" w:customStyle="1" w:styleId="20">
    <w:name w:val="見出し 2 (文字)"/>
    <w:basedOn w:val="a0"/>
    <w:link w:val="2"/>
    <w:uiPriority w:val="9"/>
    <w:rsid w:val="00BA103B"/>
    <w:rPr>
      <w:caps/>
      <w:spacing w:val="15"/>
      <w:shd w:val="clear" w:color="auto" w:fill="D9E2F3" w:themeFill="accent1" w:themeFillTint="33"/>
    </w:rPr>
  </w:style>
  <w:style w:type="character" w:customStyle="1" w:styleId="30">
    <w:name w:val="見出し 3 (文字)"/>
    <w:basedOn w:val="a0"/>
    <w:link w:val="3"/>
    <w:uiPriority w:val="9"/>
    <w:rsid w:val="00BA103B"/>
    <w:rPr>
      <w:caps/>
      <w:color w:val="1F3763" w:themeColor="accent1" w:themeShade="7F"/>
      <w:spacing w:val="15"/>
    </w:rPr>
  </w:style>
  <w:style w:type="character" w:customStyle="1" w:styleId="40">
    <w:name w:val="見出し 4 (文字)"/>
    <w:basedOn w:val="a0"/>
    <w:link w:val="4"/>
    <w:uiPriority w:val="9"/>
    <w:semiHidden/>
    <w:rsid w:val="00BA103B"/>
    <w:rPr>
      <w:caps/>
      <w:color w:val="2F5496" w:themeColor="accent1" w:themeShade="BF"/>
      <w:spacing w:val="10"/>
    </w:rPr>
  </w:style>
  <w:style w:type="character" w:customStyle="1" w:styleId="50">
    <w:name w:val="見出し 5 (文字)"/>
    <w:basedOn w:val="a0"/>
    <w:link w:val="5"/>
    <w:uiPriority w:val="9"/>
    <w:semiHidden/>
    <w:rsid w:val="00BA103B"/>
    <w:rPr>
      <w:caps/>
      <w:color w:val="2F5496" w:themeColor="accent1" w:themeShade="BF"/>
      <w:spacing w:val="10"/>
    </w:rPr>
  </w:style>
  <w:style w:type="character" w:customStyle="1" w:styleId="60">
    <w:name w:val="見出し 6 (文字)"/>
    <w:basedOn w:val="a0"/>
    <w:link w:val="6"/>
    <w:uiPriority w:val="9"/>
    <w:semiHidden/>
    <w:rsid w:val="00BA103B"/>
    <w:rPr>
      <w:caps/>
      <w:color w:val="2F5496" w:themeColor="accent1" w:themeShade="BF"/>
      <w:spacing w:val="10"/>
    </w:rPr>
  </w:style>
  <w:style w:type="character" w:customStyle="1" w:styleId="70">
    <w:name w:val="見出し 7 (文字)"/>
    <w:basedOn w:val="a0"/>
    <w:link w:val="7"/>
    <w:uiPriority w:val="9"/>
    <w:semiHidden/>
    <w:rsid w:val="00BA103B"/>
    <w:rPr>
      <w:caps/>
      <w:color w:val="2F5496" w:themeColor="accent1" w:themeShade="BF"/>
      <w:spacing w:val="10"/>
    </w:rPr>
  </w:style>
  <w:style w:type="character" w:customStyle="1" w:styleId="80">
    <w:name w:val="見出し 8 (文字)"/>
    <w:basedOn w:val="a0"/>
    <w:link w:val="8"/>
    <w:uiPriority w:val="9"/>
    <w:semiHidden/>
    <w:rsid w:val="00BA103B"/>
    <w:rPr>
      <w:caps/>
      <w:spacing w:val="10"/>
      <w:sz w:val="18"/>
      <w:szCs w:val="18"/>
    </w:rPr>
  </w:style>
  <w:style w:type="character" w:customStyle="1" w:styleId="90">
    <w:name w:val="見出し 9 (文字)"/>
    <w:basedOn w:val="a0"/>
    <w:link w:val="9"/>
    <w:uiPriority w:val="9"/>
    <w:semiHidden/>
    <w:rsid w:val="00BA103B"/>
    <w:rPr>
      <w:i/>
      <w:iCs/>
      <w:caps/>
      <w:spacing w:val="10"/>
      <w:sz w:val="18"/>
      <w:szCs w:val="18"/>
    </w:rPr>
  </w:style>
  <w:style w:type="paragraph" w:styleId="af1">
    <w:name w:val="caption"/>
    <w:basedOn w:val="a"/>
    <w:next w:val="a"/>
    <w:uiPriority w:val="35"/>
    <w:semiHidden/>
    <w:unhideWhenUsed/>
    <w:qFormat/>
    <w:rsid w:val="00BA103B"/>
    <w:rPr>
      <w:b/>
      <w:bCs/>
      <w:color w:val="2F5496" w:themeColor="accent1" w:themeShade="BF"/>
      <w:sz w:val="16"/>
      <w:szCs w:val="16"/>
    </w:rPr>
  </w:style>
  <w:style w:type="character" w:customStyle="1" w:styleId="a4">
    <w:name w:val="表題 (文字)"/>
    <w:basedOn w:val="a0"/>
    <w:link w:val="a3"/>
    <w:uiPriority w:val="10"/>
    <w:rsid w:val="00BA103B"/>
    <w:rPr>
      <w:rFonts w:asciiTheme="majorHAnsi" w:eastAsiaTheme="majorEastAsia" w:hAnsiTheme="majorHAnsi" w:cstheme="majorBidi"/>
      <w:caps/>
      <w:color w:val="4472C4" w:themeColor="accent1"/>
      <w:spacing w:val="10"/>
      <w:sz w:val="52"/>
      <w:szCs w:val="52"/>
    </w:rPr>
  </w:style>
  <w:style w:type="character" w:customStyle="1" w:styleId="a6">
    <w:name w:val="副題 (文字)"/>
    <w:basedOn w:val="a0"/>
    <w:link w:val="a5"/>
    <w:uiPriority w:val="11"/>
    <w:rsid w:val="00BA103B"/>
    <w:rPr>
      <w:caps/>
      <w:color w:val="595959" w:themeColor="text1" w:themeTint="A6"/>
      <w:spacing w:val="10"/>
      <w:sz w:val="21"/>
      <w:szCs w:val="21"/>
    </w:rPr>
  </w:style>
  <w:style w:type="character" w:styleId="af2">
    <w:name w:val="Strong"/>
    <w:uiPriority w:val="22"/>
    <w:qFormat/>
    <w:rsid w:val="00BA103B"/>
    <w:rPr>
      <w:b/>
      <w:bCs/>
    </w:rPr>
  </w:style>
  <w:style w:type="character" w:styleId="af3">
    <w:name w:val="Emphasis"/>
    <w:uiPriority w:val="20"/>
    <w:qFormat/>
    <w:rsid w:val="00BA103B"/>
    <w:rPr>
      <w:caps/>
      <w:color w:val="1F3763" w:themeColor="accent1" w:themeShade="7F"/>
      <w:spacing w:val="5"/>
    </w:rPr>
  </w:style>
  <w:style w:type="paragraph" w:styleId="af4">
    <w:name w:val="No Spacing"/>
    <w:uiPriority w:val="1"/>
    <w:qFormat/>
    <w:rsid w:val="00BA103B"/>
    <w:pPr>
      <w:spacing w:after="0" w:line="240" w:lineRule="auto"/>
    </w:pPr>
  </w:style>
  <w:style w:type="paragraph" w:styleId="af5">
    <w:name w:val="Quote"/>
    <w:basedOn w:val="a"/>
    <w:next w:val="a"/>
    <w:link w:val="af6"/>
    <w:uiPriority w:val="29"/>
    <w:qFormat/>
    <w:rsid w:val="00BA103B"/>
    <w:rPr>
      <w:i/>
      <w:iCs/>
      <w:sz w:val="24"/>
      <w:szCs w:val="24"/>
    </w:rPr>
  </w:style>
  <w:style w:type="character" w:customStyle="1" w:styleId="af6">
    <w:name w:val="引用文 (文字)"/>
    <w:basedOn w:val="a0"/>
    <w:link w:val="af5"/>
    <w:uiPriority w:val="29"/>
    <w:rsid w:val="00BA103B"/>
    <w:rPr>
      <w:i/>
      <w:iCs/>
      <w:sz w:val="24"/>
      <w:szCs w:val="24"/>
    </w:rPr>
  </w:style>
  <w:style w:type="paragraph" w:styleId="21">
    <w:name w:val="Intense Quote"/>
    <w:basedOn w:val="a"/>
    <w:next w:val="a"/>
    <w:link w:val="22"/>
    <w:uiPriority w:val="30"/>
    <w:qFormat/>
    <w:rsid w:val="00BA103B"/>
    <w:pPr>
      <w:spacing w:before="240" w:after="240" w:line="240" w:lineRule="auto"/>
      <w:ind w:left="1080" w:right="1080"/>
      <w:jc w:val="center"/>
    </w:pPr>
    <w:rPr>
      <w:color w:val="4472C4" w:themeColor="accent1"/>
      <w:sz w:val="24"/>
      <w:szCs w:val="24"/>
    </w:rPr>
  </w:style>
  <w:style w:type="character" w:customStyle="1" w:styleId="22">
    <w:name w:val="引用文 2 (文字)"/>
    <w:basedOn w:val="a0"/>
    <w:link w:val="21"/>
    <w:uiPriority w:val="30"/>
    <w:rsid w:val="00BA103B"/>
    <w:rPr>
      <w:color w:val="4472C4" w:themeColor="accent1"/>
      <w:sz w:val="24"/>
      <w:szCs w:val="24"/>
    </w:rPr>
  </w:style>
  <w:style w:type="character" w:styleId="af7">
    <w:name w:val="Subtle Emphasis"/>
    <w:uiPriority w:val="19"/>
    <w:qFormat/>
    <w:rsid w:val="00BA103B"/>
    <w:rPr>
      <w:i/>
      <w:iCs/>
      <w:color w:val="1F3763" w:themeColor="accent1" w:themeShade="7F"/>
    </w:rPr>
  </w:style>
  <w:style w:type="character" w:styleId="23">
    <w:name w:val="Intense Emphasis"/>
    <w:uiPriority w:val="21"/>
    <w:qFormat/>
    <w:rsid w:val="00BA103B"/>
    <w:rPr>
      <w:b/>
      <w:bCs/>
      <w:caps/>
      <w:color w:val="1F3763" w:themeColor="accent1" w:themeShade="7F"/>
      <w:spacing w:val="10"/>
    </w:rPr>
  </w:style>
  <w:style w:type="character" w:styleId="af8">
    <w:name w:val="Subtle Reference"/>
    <w:uiPriority w:val="31"/>
    <w:qFormat/>
    <w:rsid w:val="00BA103B"/>
    <w:rPr>
      <w:b/>
      <w:bCs/>
      <w:color w:val="4472C4" w:themeColor="accent1"/>
    </w:rPr>
  </w:style>
  <w:style w:type="character" w:styleId="24">
    <w:name w:val="Intense Reference"/>
    <w:uiPriority w:val="32"/>
    <w:qFormat/>
    <w:rsid w:val="00BA103B"/>
    <w:rPr>
      <w:b/>
      <w:bCs/>
      <w:i/>
      <w:iCs/>
      <w:caps/>
      <w:color w:val="4472C4" w:themeColor="accent1"/>
    </w:rPr>
  </w:style>
  <w:style w:type="character" w:styleId="af9">
    <w:name w:val="Book Title"/>
    <w:uiPriority w:val="33"/>
    <w:qFormat/>
    <w:rsid w:val="00BA103B"/>
    <w:rPr>
      <w:b/>
      <w:bCs/>
      <w:i/>
      <w:iCs/>
      <w:spacing w:val="0"/>
    </w:rPr>
  </w:style>
  <w:style w:type="paragraph" w:styleId="afa">
    <w:name w:val="TOC Heading"/>
    <w:basedOn w:val="1"/>
    <w:next w:val="a"/>
    <w:uiPriority w:val="39"/>
    <w:semiHidden/>
    <w:unhideWhenUsed/>
    <w:qFormat/>
    <w:rsid w:val="00BA103B"/>
    <w:pPr>
      <w:outlineLvl w:val="9"/>
    </w:pPr>
  </w:style>
  <w:style w:type="paragraph" w:styleId="afb">
    <w:name w:val="Revision"/>
    <w:hidden/>
    <w:uiPriority w:val="99"/>
    <w:semiHidden/>
    <w:rsid w:val="00BA103B"/>
    <w:pPr>
      <w:spacing w:before="0" w:after="0" w:line="240" w:lineRule="auto"/>
    </w:pPr>
  </w:style>
  <w:style w:type="paragraph" w:styleId="afc">
    <w:name w:val="annotation subject"/>
    <w:basedOn w:val="aa"/>
    <w:next w:val="aa"/>
    <w:link w:val="afd"/>
    <w:uiPriority w:val="99"/>
    <w:semiHidden/>
    <w:unhideWhenUsed/>
    <w:rsid w:val="007461C9"/>
    <w:rPr>
      <w:b/>
      <w:bCs/>
    </w:rPr>
  </w:style>
  <w:style w:type="character" w:customStyle="1" w:styleId="afd">
    <w:name w:val="コメント内容 (文字)"/>
    <w:basedOn w:val="ab"/>
    <w:link w:val="afc"/>
    <w:uiPriority w:val="99"/>
    <w:semiHidden/>
    <w:rsid w:val="007461C9"/>
    <w:rPr>
      <w:b/>
      <w:bCs/>
    </w:rPr>
  </w:style>
  <w:style w:type="character" w:styleId="afe">
    <w:name w:val="Hyperlink"/>
    <w:basedOn w:val="a0"/>
    <w:uiPriority w:val="99"/>
    <w:unhideWhenUsed/>
    <w:rsid w:val="007461C9"/>
    <w:rPr>
      <w:color w:val="0563C1" w:themeColor="hyperlink"/>
      <w:u w:val="single"/>
    </w:rPr>
  </w:style>
  <w:style w:type="character" w:styleId="aff">
    <w:name w:val="Unresolved Mention"/>
    <w:basedOn w:val="a0"/>
    <w:uiPriority w:val="99"/>
    <w:semiHidden/>
    <w:unhideWhenUsed/>
    <w:rsid w:val="007461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comments.xml.rels><?xml version="1.0" encoding="UTF-8"?><Relationships xmlns="http://schemas.openxmlformats.org/package/2006/relationships"><Relationship Id="rId3" Type="http://schemas.openxmlformats.org/officeDocument/2006/relationships/hyperlink" Target="https://www.alfamirage.com/product/jewelry/SCREEN/" TargetMode="External"/><Relationship Id="rId2" Type="http://schemas.openxmlformats.org/officeDocument/2006/relationships/hyperlink" Target="https://nanboya.com/jewelry-kaitori/diamond/" TargetMode="External"/><Relationship Id="rId1" Type="http://schemas.openxmlformats.org/officeDocument/2006/relationships/hyperlink" Target="https://www.gia.edu/doc/Estimating-a-cut-grade-booklet.pdf" TargetMode="External"/><Relationship Id="rId4" Type="http://schemas.openxmlformats.org/officeDocument/2006/relationships/hyperlink" Target="https://beprice.jp/kaitori/diamond/column/diamond_kannteisho_lost/" TargetMode="External"/></Relationships>
</file>

<file path=word/_rels/document.xml.rels><?xml version="1.0" encoding="UTF-8"?><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omments" Target="comments.xml"/><Relationship Id="rId12"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3.jpeg"/><Relationship Id="rId5" Type="http://schemas.openxmlformats.org/officeDocument/2006/relationships/endnotes" Target="endnotes.xml"/><Relationship Id="rId10" Type="http://schemas.openxmlformats.org/officeDocument/2006/relationships/image" Target="media/image2.jpg"/><Relationship Id="rId4" Type="http://schemas.openxmlformats.org/officeDocument/2006/relationships/footnotes" Target="footnotes.xml"/><Relationship Id="rId9" Type="http://schemas.microsoft.com/office/2016/09/relationships/commentsIds" Target="commentsIds.xml"/><Relationship Id="rId14" Type="http://schemas.openxmlformats.org/officeDocument/2006/relationships/theme" Target="theme/theme1.xml"/></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1139</Words>
  <Characters>6496</Characters>
  <Application>Microsoft Office Word</Application>
  <DocSecurity>0</DocSecurity>
  <Lines>54</Lines>
  <Paragraphs>15</Paragraphs>
  <ScaleCrop>false</ScaleCrop>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2026-02-27T04:50:00Z</dcterms:created>
  <dcterms:modified xsi:type="dcterms:W3CDTF">2026-03-16T09:58:00Z</dcterms:modified>
</cp:coreProperties>
</file>